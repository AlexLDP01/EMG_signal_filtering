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60288" behindDoc="0" locked="0" layoutInCell="1" allowOverlap="1" wp14:anchorId="6B17A69E" wp14:editId="0F6E7DF8">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60288;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48C84858" w:rsidR="00DD02FC" w:rsidRPr="00684578" w:rsidRDefault="00DD02FC" w:rsidP="00686624">
      <w:pPr>
        <w:pStyle w:val="Normal1"/>
      </w:pPr>
      <w:r w:rsidRPr="00684578">
        <w:t xml:space="preserve">Grado en Ingeniería </w:t>
      </w:r>
      <w:r w:rsidR="00684578">
        <w:t xml:space="preserve">Electrónica </w:t>
      </w:r>
      <w:r w:rsidRPr="00684578">
        <w:t xml:space="preserve">Industrial y </w:t>
      </w:r>
      <w:r w:rsidR="00684578" w:rsidRPr="00684578">
        <w:t xml:space="preserve">Automática </w:t>
      </w:r>
    </w:p>
    <w:p w14:paraId="107A6E6C" w14:textId="77E03C2D" w:rsidR="00684578" w:rsidRPr="00684578" w:rsidRDefault="00684578" w:rsidP="00686624">
      <w:pPr>
        <w:pStyle w:val="Normal1"/>
      </w:pPr>
      <w:r w:rsidRPr="00684578">
        <w:t>Trabajo de Fin de Grado</w:t>
      </w:r>
    </w:p>
    <w:p w14:paraId="7071871A" w14:textId="2154EA32" w:rsidR="00684578" w:rsidRDefault="00FE7993" w:rsidP="00686624">
      <w:pPr>
        <w:pStyle w:val="Normal1"/>
      </w:pPr>
      <w:r w:rsidRPr="00C92F78">
        <w:t xml:space="preserve">El presente trabajo, </w:t>
      </w:r>
      <w:r w:rsidR="00C92F78" w:rsidRPr="00C92F78">
        <w:t xml:space="preserve">titulado </w:t>
      </w:r>
      <w:r w:rsidR="00C92F78" w:rsidRPr="00414D6F">
        <w:rPr>
          <w:b/>
          <w:bCs/>
          <w:i/>
          <w:iCs/>
        </w:rPr>
        <w:t>TÏTULO DEL TRABAJO</w:t>
      </w:r>
      <w:r w:rsidR="00C92F78" w:rsidRPr="00C92F78">
        <w:t>, cons</w:t>
      </w:r>
      <w:r w:rsidR="00C92F78">
        <w:t>titu</w:t>
      </w:r>
      <w:r w:rsidR="005E744A">
        <w:t xml:space="preserve">ye la memoria correspondiente a la asignatura Trabajo de Fin de Grado, que presenta D./Dª. </w:t>
      </w:r>
      <w:r w:rsidR="005E744A">
        <w:rPr>
          <w:b/>
          <w:bCs/>
          <w:i/>
          <w:iCs/>
        </w:rPr>
        <w:t>NOMBRE DEL AUTOR</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414D6F" w:rsidRPr="00414D6F">
        <w:rPr>
          <w:b/>
          <w:bCs/>
          <w:i/>
          <w:iCs/>
        </w:rPr>
        <w:t>NOMBRE DEL DEPARTAMENTO</w:t>
      </w:r>
      <w:r w:rsidR="00414D6F">
        <w:t xml:space="preserve"> bajo la dirección de NOMBRE DEL/LOS TUTOR/ES.</w:t>
      </w:r>
    </w:p>
    <w:p w14:paraId="51A936DC" w14:textId="63AA86B0" w:rsidR="00414D6F" w:rsidRDefault="00414D6F" w:rsidP="00686624">
      <w:pPr>
        <w:pStyle w:val="Normal1"/>
      </w:pPr>
    </w:p>
    <w:p w14:paraId="1FFDF5F1" w14:textId="02731A8E" w:rsidR="007D051E" w:rsidRDefault="00414D6F" w:rsidP="00686624">
      <w:pPr>
        <w:pStyle w:val="Normal1"/>
      </w:pPr>
      <w:r>
        <w:t>Móstoles, XX de YYYY de 20ZZ</w:t>
      </w:r>
    </w:p>
    <w:p w14:paraId="6738CB33" w14:textId="08A9AFA2" w:rsidR="000B5343" w:rsidRDefault="007D051E" w:rsidP="00686624">
      <w:pPr>
        <w:pStyle w:val="Normal1"/>
      </w:pPr>
      <w:r>
        <w:br w:type="page"/>
      </w:r>
      <w:r w:rsidR="000B5343">
        <w:lastRenderedPageBreak/>
        <w:br w:type="page"/>
      </w:r>
    </w:p>
    <w:sdt>
      <w:sdtPr>
        <w:rPr>
          <w:rFonts w:ascii="Times New Roman" w:eastAsiaTheme="minorHAnsi" w:hAnsi="Times New Roman" w:cstheme="minorBidi"/>
          <w:color w:val="auto"/>
          <w:sz w:val="22"/>
          <w:szCs w:val="22"/>
          <w:lang w:eastAsia="en-US"/>
        </w:rPr>
        <w:id w:val="-2142873055"/>
        <w:docPartObj>
          <w:docPartGallery w:val="Table of Contents"/>
          <w:docPartUnique/>
        </w:docPartObj>
      </w:sdtPr>
      <w:sdtEndPr>
        <w:rPr>
          <w:b/>
          <w:bCs/>
        </w:rPr>
      </w:sdtEndPr>
      <w:sdtContent>
        <w:p w14:paraId="3DA6EC49" w14:textId="612E1689" w:rsidR="00686624" w:rsidRDefault="00686624">
          <w:pPr>
            <w:pStyle w:val="TtuloTDC"/>
          </w:pPr>
          <w:r>
            <w:t>Contenido</w:t>
          </w:r>
        </w:p>
        <w:p w14:paraId="6B89532C" w14:textId="3E411F30" w:rsidR="00421348" w:rsidRDefault="00686624">
          <w:pPr>
            <w:pStyle w:val="TDC1"/>
            <w:tabs>
              <w:tab w:val="left" w:pos="440"/>
            </w:tabs>
            <w:rPr>
              <w:rFonts w:asciiTheme="minorHAnsi" w:eastAsiaTheme="minorEastAsia" w:hAnsiTheme="minorHAnsi"/>
              <w:noProof/>
              <w:kern w:val="2"/>
              <w:lang w:eastAsia="es-ES"/>
              <w14:ligatures w14:val="standardContextual"/>
            </w:rPr>
          </w:pPr>
          <w:r>
            <w:fldChar w:fldCharType="begin"/>
          </w:r>
          <w:r>
            <w:instrText xml:space="preserve"> TOC \o "1-3" \h \z \u </w:instrText>
          </w:r>
          <w:r>
            <w:fldChar w:fldCharType="separate"/>
          </w:r>
          <w:hyperlink w:anchor="_Toc148387569" w:history="1">
            <w:r w:rsidR="00421348" w:rsidRPr="00FF3286">
              <w:rPr>
                <w:rStyle w:val="Hipervnculo"/>
                <w:noProof/>
              </w:rPr>
              <w:t>1.</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Resumen</w:t>
            </w:r>
            <w:r w:rsidR="00421348">
              <w:rPr>
                <w:noProof/>
                <w:webHidden/>
              </w:rPr>
              <w:tab/>
            </w:r>
            <w:r w:rsidR="00421348">
              <w:rPr>
                <w:noProof/>
                <w:webHidden/>
              </w:rPr>
              <w:fldChar w:fldCharType="begin"/>
            </w:r>
            <w:r w:rsidR="00421348">
              <w:rPr>
                <w:noProof/>
                <w:webHidden/>
              </w:rPr>
              <w:instrText xml:space="preserve"> PAGEREF _Toc148387569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0E48A078" w14:textId="2B4F7A0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0" w:history="1">
            <w:r w:rsidR="00421348" w:rsidRPr="00FF3286">
              <w:rPr>
                <w:rStyle w:val="Hipervnculo"/>
                <w:noProof/>
              </w:rPr>
              <w:t>2.</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Introducción</w:t>
            </w:r>
            <w:r w:rsidR="00421348">
              <w:rPr>
                <w:noProof/>
                <w:webHidden/>
              </w:rPr>
              <w:tab/>
            </w:r>
            <w:r w:rsidR="00421348">
              <w:rPr>
                <w:noProof/>
                <w:webHidden/>
              </w:rPr>
              <w:fldChar w:fldCharType="begin"/>
            </w:r>
            <w:r w:rsidR="00421348">
              <w:rPr>
                <w:noProof/>
                <w:webHidden/>
              </w:rPr>
              <w:instrText xml:space="preserve"> PAGEREF _Toc148387570 \h </w:instrText>
            </w:r>
            <w:r w:rsidR="00421348">
              <w:rPr>
                <w:noProof/>
                <w:webHidden/>
              </w:rPr>
            </w:r>
            <w:r w:rsidR="00421348">
              <w:rPr>
                <w:noProof/>
                <w:webHidden/>
              </w:rPr>
              <w:fldChar w:fldCharType="separate"/>
            </w:r>
            <w:r w:rsidR="00421348">
              <w:rPr>
                <w:noProof/>
                <w:webHidden/>
              </w:rPr>
              <w:t>8</w:t>
            </w:r>
            <w:r w:rsidR="00421348">
              <w:rPr>
                <w:noProof/>
                <w:webHidden/>
              </w:rPr>
              <w:fldChar w:fldCharType="end"/>
            </w:r>
          </w:hyperlink>
        </w:p>
        <w:p w14:paraId="1340DB36" w14:textId="582EC838"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1" w:history="1">
            <w:r w:rsidR="00421348" w:rsidRPr="00FF3286">
              <w:rPr>
                <w:rStyle w:val="Hipervnculo"/>
                <w:noProof/>
              </w:rPr>
              <w:t>3.</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Objetivos</w:t>
            </w:r>
            <w:r w:rsidR="00421348">
              <w:rPr>
                <w:noProof/>
                <w:webHidden/>
              </w:rPr>
              <w:tab/>
            </w:r>
            <w:r w:rsidR="00421348">
              <w:rPr>
                <w:noProof/>
                <w:webHidden/>
              </w:rPr>
              <w:fldChar w:fldCharType="begin"/>
            </w:r>
            <w:r w:rsidR="00421348">
              <w:rPr>
                <w:noProof/>
                <w:webHidden/>
              </w:rPr>
              <w:instrText xml:space="preserve"> PAGEREF _Toc148387571 \h </w:instrText>
            </w:r>
            <w:r w:rsidR="00421348">
              <w:rPr>
                <w:noProof/>
                <w:webHidden/>
              </w:rPr>
            </w:r>
            <w:r w:rsidR="00421348">
              <w:rPr>
                <w:noProof/>
                <w:webHidden/>
              </w:rPr>
              <w:fldChar w:fldCharType="separate"/>
            </w:r>
            <w:r w:rsidR="00421348">
              <w:rPr>
                <w:noProof/>
                <w:webHidden/>
              </w:rPr>
              <w:t>16</w:t>
            </w:r>
            <w:r w:rsidR="00421348">
              <w:rPr>
                <w:noProof/>
                <w:webHidden/>
              </w:rPr>
              <w:fldChar w:fldCharType="end"/>
            </w:r>
          </w:hyperlink>
        </w:p>
        <w:p w14:paraId="3A266243" w14:textId="05B1703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2" w:history="1">
            <w:r w:rsidR="00421348" w:rsidRPr="00FF3286">
              <w:rPr>
                <w:rStyle w:val="Hipervnculo"/>
                <w:noProof/>
              </w:rPr>
              <w:t>4.</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Descripción de la propuesta</w:t>
            </w:r>
            <w:r w:rsidR="00421348">
              <w:rPr>
                <w:noProof/>
                <w:webHidden/>
              </w:rPr>
              <w:tab/>
            </w:r>
            <w:r w:rsidR="00421348">
              <w:rPr>
                <w:noProof/>
                <w:webHidden/>
              </w:rPr>
              <w:fldChar w:fldCharType="begin"/>
            </w:r>
            <w:r w:rsidR="00421348">
              <w:rPr>
                <w:noProof/>
                <w:webHidden/>
              </w:rPr>
              <w:instrText xml:space="preserve"> PAGEREF _Toc148387572 \h </w:instrText>
            </w:r>
            <w:r w:rsidR="00421348">
              <w:rPr>
                <w:noProof/>
                <w:webHidden/>
              </w:rPr>
            </w:r>
            <w:r w:rsidR="00421348">
              <w:rPr>
                <w:noProof/>
                <w:webHidden/>
              </w:rPr>
              <w:fldChar w:fldCharType="separate"/>
            </w:r>
            <w:r w:rsidR="00421348">
              <w:rPr>
                <w:noProof/>
                <w:webHidden/>
              </w:rPr>
              <w:t>18</w:t>
            </w:r>
            <w:r w:rsidR="00421348">
              <w:rPr>
                <w:noProof/>
                <w:webHidden/>
              </w:rPr>
              <w:fldChar w:fldCharType="end"/>
            </w:r>
          </w:hyperlink>
        </w:p>
        <w:p w14:paraId="6D946E4B" w14:textId="2FE788CF"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3" w:history="1">
            <w:r w:rsidR="00421348" w:rsidRPr="00FF3286">
              <w:rPr>
                <w:rStyle w:val="Hipervnculo"/>
                <w:noProof/>
              </w:rPr>
              <w:t>5.</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Resultados</w:t>
            </w:r>
            <w:r w:rsidR="00421348">
              <w:rPr>
                <w:noProof/>
                <w:webHidden/>
              </w:rPr>
              <w:tab/>
            </w:r>
            <w:r w:rsidR="00421348">
              <w:rPr>
                <w:noProof/>
                <w:webHidden/>
              </w:rPr>
              <w:fldChar w:fldCharType="begin"/>
            </w:r>
            <w:r w:rsidR="00421348">
              <w:rPr>
                <w:noProof/>
                <w:webHidden/>
              </w:rPr>
              <w:instrText xml:space="preserve"> PAGEREF _Toc148387573 \h </w:instrText>
            </w:r>
            <w:r w:rsidR="00421348">
              <w:rPr>
                <w:noProof/>
                <w:webHidden/>
              </w:rPr>
            </w:r>
            <w:r w:rsidR="00421348">
              <w:rPr>
                <w:noProof/>
                <w:webHidden/>
              </w:rPr>
              <w:fldChar w:fldCharType="separate"/>
            </w:r>
            <w:r w:rsidR="00421348">
              <w:rPr>
                <w:noProof/>
                <w:webHidden/>
              </w:rPr>
              <w:t>31</w:t>
            </w:r>
            <w:r w:rsidR="00421348">
              <w:rPr>
                <w:noProof/>
                <w:webHidden/>
              </w:rPr>
              <w:fldChar w:fldCharType="end"/>
            </w:r>
          </w:hyperlink>
        </w:p>
        <w:p w14:paraId="725817CC" w14:textId="2CDF336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4" w:history="1">
            <w:r w:rsidR="00421348" w:rsidRPr="00FF3286">
              <w:rPr>
                <w:rStyle w:val="Hipervnculo"/>
                <w:noProof/>
              </w:rPr>
              <w:t>6.</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Conclusiones</w:t>
            </w:r>
            <w:r w:rsidR="00421348">
              <w:rPr>
                <w:noProof/>
                <w:webHidden/>
              </w:rPr>
              <w:tab/>
            </w:r>
            <w:r w:rsidR="00421348">
              <w:rPr>
                <w:noProof/>
                <w:webHidden/>
              </w:rPr>
              <w:fldChar w:fldCharType="begin"/>
            </w:r>
            <w:r w:rsidR="00421348">
              <w:rPr>
                <w:noProof/>
                <w:webHidden/>
              </w:rPr>
              <w:instrText xml:space="preserve"> PAGEREF _Toc148387574 \h </w:instrText>
            </w:r>
            <w:r w:rsidR="00421348">
              <w:rPr>
                <w:noProof/>
                <w:webHidden/>
              </w:rPr>
            </w:r>
            <w:r w:rsidR="00421348">
              <w:rPr>
                <w:noProof/>
                <w:webHidden/>
              </w:rPr>
              <w:fldChar w:fldCharType="separate"/>
            </w:r>
            <w:r w:rsidR="00421348">
              <w:rPr>
                <w:noProof/>
                <w:webHidden/>
              </w:rPr>
              <w:t>2</w:t>
            </w:r>
            <w:r w:rsidR="00421348">
              <w:rPr>
                <w:noProof/>
                <w:webHidden/>
              </w:rPr>
              <w:fldChar w:fldCharType="end"/>
            </w:r>
          </w:hyperlink>
        </w:p>
        <w:p w14:paraId="3895E452" w14:textId="20A0B64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5" w:history="1">
            <w:r w:rsidR="00421348" w:rsidRPr="00FF3286">
              <w:rPr>
                <w:rStyle w:val="Hipervnculo"/>
                <w:noProof/>
              </w:rPr>
              <w:t>7.</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Bibliografía</w:t>
            </w:r>
            <w:r w:rsidR="00421348">
              <w:rPr>
                <w:noProof/>
                <w:webHidden/>
              </w:rPr>
              <w:tab/>
            </w:r>
            <w:r w:rsidR="00421348">
              <w:rPr>
                <w:noProof/>
                <w:webHidden/>
              </w:rPr>
              <w:fldChar w:fldCharType="begin"/>
            </w:r>
            <w:r w:rsidR="00421348">
              <w:rPr>
                <w:noProof/>
                <w:webHidden/>
              </w:rPr>
              <w:instrText xml:space="preserve"> PAGEREF _Toc148387575 \h </w:instrText>
            </w:r>
            <w:r w:rsidR="00421348">
              <w:rPr>
                <w:noProof/>
                <w:webHidden/>
              </w:rPr>
            </w:r>
            <w:r w:rsidR="00421348">
              <w:rPr>
                <w:noProof/>
                <w:webHidden/>
              </w:rPr>
              <w:fldChar w:fldCharType="separate"/>
            </w:r>
            <w:r w:rsidR="00421348">
              <w:rPr>
                <w:noProof/>
                <w:webHidden/>
              </w:rPr>
              <w:t>3</w:t>
            </w:r>
            <w:r w:rsidR="00421348">
              <w:rPr>
                <w:noProof/>
                <w:webHidden/>
              </w:rPr>
              <w:fldChar w:fldCharType="end"/>
            </w:r>
          </w:hyperlink>
        </w:p>
        <w:p w14:paraId="6964F753" w14:textId="4D89226C"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6" w:history="1">
            <w:r w:rsidR="00421348" w:rsidRPr="00FF3286">
              <w:rPr>
                <w:rStyle w:val="Hipervnculo"/>
                <w:noProof/>
              </w:rPr>
              <w:t>8.</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Anexos</w:t>
            </w:r>
            <w:r w:rsidR="00421348">
              <w:rPr>
                <w:noProof/>
                <w:webHidden/>
              </w:rPr>
              <w:tab/>
            </w:r>
            <w:r w:rsidR="00421348">
              <w:rPr>
                <w:noProof/>
                <w:webHidden/>
              </w:rPr>
              <w:fldChar w:fldCharType="begin"/>
            </w:r>
            <w:r w:rsidR="00421348">
              <w:rPr>
                <w:noProof/>
                <w:webHidden/>
              </w:rPr>
              <w:instrText xml:space="preserve"> PAGEREF _Toc148387576 \h </w:instrText>
            </w:r>
            <w:r w:rsidR="00421348">
              <w:rPr>
                <w:noProof/>
                <w:webHidden/>
              </w:rPr>
            </w:r>
            <w:r w:rsidR="00421348">
              <w:rPr>
                <w:noProof/>
                <w:webHidden/>
              </w:rPr>
              <w:fldChar w:fldCharType="separate"/>
            </w:r>
            <w:r w:rsidR="00421348">
              <w:rPr>
                <w:noProof/>
                <w:webHidden/>
              </w:rPr>
              <w:t>4</w:t>
            </w:r>
            <w:r w:rsidR="00421348">
              <w:rPr>
                <w:noProof/>
                <w:webHidden/>
              </w:rPr>
              <w:fldChar w:fldCharType="end"/>
            </w:r>
          </w:hyperlink>
        </w:p>
        <w:p w14:paraId="61712DAD" w14:textId="7B57BF8A" w:rsidR="00421348" w:rsidRDefault="00000000">
          <w:pPr>
            <w:pStyle w:val="TDC1"/>
            <w:rPr>
              <w:rFonts w:asciiTheme="minorHAnsi" w:eastAsiaTheme="minorEastAsia" w:hAnsiTheme="minorHAnsi"/>
              <w:noProof/>
              <w:kern w:val="2"/>
              <w:lang w:eastAsia="es-ES"/>
              <w14:ligatures w14:val="standardContextual"/>
            </w:rPr>
          </w:pPr>
          <w:hyperlink w:anchor="_Toc148387577" w:history="1">
            <w:r w:rsidR="00421348" w:rsidRPr="00FF3286">
              <w:rPr>
                <w:rStyle w:val="Hipervnculo"/>
                <w:rFonts w:cs="Times New Roman"/>
                <w:noProof/>
              </w:rPr>
              <w:t>Anexos.</w:t>
            </w:r>
            <w:r w:rsidR="00421348">
              <w:rPr>
                <w:noProof/>
                <w:webHidden/>
              </w:rPr>
              <w:tab/>
            </w:r>
            <w:r w:rsidR="00421348">
              <w:rPr>
                <w:noProof/>
                <w:webHidden/>
              </w:rPr>
              <w:fldChar w:fldCharType="begin"/>
            </w:r>
            <w:r w:rsidR="00421348">
              <w:rPr>
                <w:noProof/>
                <w:webHidden/>
              </w:rPr>
              <w:instrText xml:space="preserve"> PAGEREF _Toc148387577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47C38AB4" w14:textId="4DF22FB9" w:rsidR="00686624" w:rsidRDefault="00686624">
          <w:r>
            <w:rPr>
              <w:b/>
              <w:bCs/>
            </w:rPr>
            <w:fldChar w:fldCharType="end"/>
          </w:r>
        </w:p>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3" w:name="_Hlk146930689"/>
      <w:bookmarkStart w:id="4" w:name="_Toc148387569"/>
      <w:bookmarkEnd w:id="3"/>
      <w:r w:rsidRPr="00082113">
        <w:rPr>
          <w:sz w:val="32"/>
          <w:szCs w:val="32"/>
        </w:rPr>
        <w:lastRenderedPageBreak/>
        <w:t>Resumen</w:t>
      </w:r>
      <w:bookmarkEnd w:id="4"/>
    </w:p>
    <w:p w14:paraId="080AF81D" w14:textId="77777777" w:rsidR="00FB2556" w:rsidRDefault="00FB2556" w:rsidP="00686624">
      <w:pPr>
        <w:pStyle w:val="Normal1"/>
      </w:pPr>
      <w:commentRangeStart w:id="5"/>
      <w:r w:rsidRPr="00FB2556">
        <w:t>En 2020 una encuesta del Instituto Nacional de Estadística (INE), reveló que 4,38 millones de personas en España (casi 95 de cada mil habitantes) afirmaban tener algún tipo de discapacidad (</w:t>
      </w:r>
      <w:hyperlink w:anchor="fig1" w:history="1">
        <w:r w:rsidRPr="00FB2556">
          <w:t>figura 1</w:t>
        </w:r>
      </w:hyperlink>
      <w:r w:rsidRPr="00FB2556">
        <w:t xml:space="preserve">). Según la nota de prensa del el INE </w:t>
      </w:r>
      <w:hyperlink w:anchor="Bibliografia" w:history="1">
        <w:r w:rsidRPr="00FB2556">
          <w:t>[4]</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5"/>
      <w:r w:rsidRPr="00FB2556">
        <w:commentReference w:id="5"/>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6"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7"/>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6C8FB82B" w14:textId="71B7FE1D" w:rsidR="00FB2556" w:rsidRPr="001E7F01" w:rsidRDefault="00FB2556" w:rsidP="00FB2556">
      <w:pPr>
        <w:pStyle w:val="Descripcin"/>
        <w:jc w:val="center"/>
      </w:pPr>
      <w:r>
        <w:t xml:space="preserve">Figura </w:t>
      </w:r>
      <w:r>
        <w:fldChar w:fldCharType="begin"/>
      </w:r>
      <w:r>
        <w:instrText xml:space="preserve"> SEQ Figura \* ARABIC </w:instrText>
      </w:r>
      <w:r>
        <w:fldChar w:fldCharType="separate"/>
      </w:r>
      <w:r w:rsidR="001F44B0">
        <w:rPr>
          <w:noProof/>
        </w:rPr>
        <w:t>1</w:t>
      </w:r>
      <w:r>
        <w:rPr>
          <w:noProof/>
        </w:rPr>
        <w:fldChar w:fldCharType="end"/>
      </w:r>
      <w:r>
        <w:t xml:space="preserve">: Valor absoluto en miles de personas de 6 o más años con discapacidad. Datos del </w:t>
      </w:r>
      <w:r w:rsidRPr="000B4D82">
        <w:t>INE [</w:t>
      </w:r>
      <w:hyperlink w:anchor="Bibliografia" w:history="1">
        <w:r w:rsidRPr="000B4D82">
          <w:t>3</w:t>
        </w:r>
      </w:hyperlink>
      <w:r w:rsidRPr="000B4D82">
        <w:t>]</w:t>
      </w:r>
      <w:r w:rsidR="000B4D82">
        <w:t>.</w:t>
      </w:r>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77777777"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figura 2</w:t>
        </w:r>
      </w:hyperlink>
      <w:r w:rsidRPr="0051781C">
        <w:t>).</w:t>
      </w:r>
      <w:bookmarkStart w:id="7" w:name="fig2"/>
      <w:r w:rsidR="0051781C" w:rsidRPr="0051781C">
        <w:rPr>
          <w:noProof/>
        </w:rPr>
        <w:t xml:space="preserve"> </w:t>
      </w:r>
      <w:bookmarkEnd w:id="7"/>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2EC2170E" w:rsidR="00FB2556" w:rsidRPr="00403ECE" w:rsidRDefault="00FB2556" w:rsidP="00FB2556">
      <w:pPr>
        <w:pStyle w:val="Descripcin"/>
        <w:jc w:val="center"/>
      </w:pPr>
      <w:r>
        <w:t xml:space="preserve">Figura </w:t>
      </w:r>
      <w:r>
        <w:rPr>
          <w:noProof/>
        </w:rPr>
        <w:t>2</w:t>
      </w:r>
      <w:r>
        <w:t xml:space="preserve">: Exo-esqueleto Atlas desarrollado en el CSIC para niños con </w:t>
      </w:r>
      <w:r w:rsidRPr="000B4D82">
        <w:t>AME</w:t>
      </w:r>
      <w:r w:rsidR="000B4D82" w:rsidRPr="000B4D82">
        <w:t xml:space="preserve"> </w:t>
      </w:r>
      <w:r w:rsidRPr="000B4D82">
        <w:t>[</w:t>
      </w:r>
      <w:hyperlink w:anchor="Bibliografia" w:history="1">
        <w:r w:rsidRPr="000B4D82">
          <w:t>2</w:t>
        </w:r>
      </w:hyperlink>
      <w:r w:rsidRPr="000B4D82">
        <w:t>]</w:t>
      </w:r>
      <w:r w:rsidR="000B4D82" w:rsidRPr="000B4D82">
        <w:t>.</w:t>
      </w:r>
    </w:p>
    <w:p w14:paraId="5515FA5C" w14:textId="0E5E12EA"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w:t>
      </w:r>
      <w:r w:rsidR="003365CD">
        <w:t xml:space="preserve">a la </w:t>
      </w:r>
      <w:r w:rsidR="007F7773">
        <w:t>señal que</w:t>
      </w:r>
      <w:r w:rsidR="003365CD">
        <w:t xml:space="preserve"> permita </w:t>
      </w:r>
      <w:r w:rsidRPr="00513CEC">
        <w:t>determinar el instante en el que el músculo se ha activado, así como, conocer la amplitud de la activación</w:t>
      </w:r>
      <w:r w:rsidR="003365CD">
        <w:t xml:space="preserve">, ya </w:t>
      </w:r>
      <w:r w:rsidRPr="00513CEC">
        <w:t>que</w:t>
      </w:r>
      <w:r w:rsidR="003365CD">
        <w:t>,</w:t>
      </w:r>
      <w:r w:rsidRPr="00513CEC">
        <w:t xml:space="preserve"> está fuertemente relacionada con la intensidad del movimiento. </w:t>
      </w:r>
    </w:p>
    <w:p w14:paraId="3B25480B" w14:textId="77777777" w:rsidR="0051781C" w:rsidRDefault="0051781C" w:rsidP="00686624">
      <w:pPr>
        <w:pStyle w:val="Normal1"/>
      </w:pPr>
    </w:p>
    <w:p w14:paraId="47328944" w14:textId="67818209" w:rsidR="00FB2556" w:rsidRDefault="00FB2556" w:rsidP="00686624">
      <w:pPr>
        <w:pStyle w:val="Normal1"/>
      </w:pPr>
      <w:r w:rsidRPr="00513CEC">
        <w:t>En este Trabajo Fin de Grado se realiza el diseño e implementación de los algoritmos de detección de activación de señales EMG, basados en la rectificación y filtrado de la señal</w:t>
      </w:r>
      <w:r w:rsidR="004427CF">
        <w:t xml:space="preserve">, mediante </w:t>
      </w:r>
      <w:r w:rsidRPr="00513CEC">
        <w:t>herramientas de síntesis de alto nivel (</w:t>
      </w:r>
      <w:r w:rsidRPr="000B4D82">
        <w:rPr>
          <w:i/>
          <w:iCs/>
          <w:rPrChange w:id="8" w:author="alex lopez" w:date="2024-02-10T16:52:00Z">
            <w:rPr/>
          </w:rPrChange>
        </w:rPr>
        <w:t>High Level Synthesis</w:t>
      </w:r>
      <w:r w:rsidRPr="00513CEC">
        <w:t xml:space="preserve"> – HLS) para su implementación en </w:t>
      </w:r>
      <w:r w:rsidR="004427CF" w:rsidRPr="00513CEC">
        <w:t>F</w:t>
      </w:r>
      <w:r w:rsidR="004427CF">
        <w:t>PG</w:t>
      </w:r>
      <w:r w:rsidR="004427CF" w:rsidRPr="00513CEC">
        <w:t xml:space="preserve">A </w:t>
      </w:r>
      <w:r>
        <w:t>con el objetivo de</w:t>
      </w:r>
      <w:r w:rsidRPr="00513CEC">
        <w:t xml:space="preserve"> alcanzar las restricciones</w:t>
      </w:r>
      <w:r w:rsidR="00116B18">
        <w:t xml:space="preserve"> temporales impuestas por el</w:t>
      </w:r>
      <w:ins w:id="9" w:author="Rubén Nieto Capuchino" w:date="2024-01-16T12:21:00Z">
        <w:r w:rsidR="00116B18">
          <w:t xml:space="preserve"> </w:t>
        </w:r>
      </w:ins>
      <w:r w:rsidRPr="00513CEC">
        <w:t>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10" w:name="_Toc148387570"/>
      <w:r w:rsidRPr="00082113">
        <w:rPr>
          <w:sz w:val="32"/>
          <w:szCs w:val="32"/>
        </w:rPr>
        <w:lastRenderedPageBreak/>
        <w:t>Introducción</w:t>
      </w:r>
      <w:bookmarkEnd w:id="10"/>
    </w:p>
    <w:p w14:paraId="2F88C0A0" w14:textId="08964971"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3A1EDCA4" w:rsidR="00FB2556" w:rsidRDefault="00FB2556" w:rsidP="00686624">
      <w:pPr>
        <w:pStyle w:val="Normal1"/>
      </w:pPr>
      <w:r w:rsidRPr="00E35D51">
        <w:t>Las técnicas de rehabilitación de movimiento asistido se basan en la detección de la activación muscular. La señal EMG sirve de interfaz humano – robot informando del grado de excitación de los nervios y los músculos [</w:t>
      </w:r>
      <w:hyperlink w:anchor="Bibliografia" w:history="1">
        <w:r w:rsidRPr="000B4D82">
          <w:rPr>
            <w:rStyle w:val="Hipervnculo"/>
            <w:color w:val="auto"/>
            <w:u w:val="none"/>
          </w:rPr>
          <w:t>5</w:t>
        </w:r>
      </w:hyperlink>
      <w:r w:rsidRPr="00E35D51">
        <w:t xml:space="preserve">], por ello, estas señales se utilizan para inferir la intención del movimiento del paciente. </w:t>
      </w:r>
      <w:commentRangeStart w:id="11"/>
      <w:r w:rsidR="00DA161B">
        <w:t>Al tratarse de movimientos lentos y tener un lazo de control poco restrictivo en el exoesqueleto</w:t>
      </w:r>
      <w:r w:rsidRPr="00E35D51">
        <w:t xml:space="preserve">, </w:t>
      </w:r>
      <w:r w:rsidR="00DA161B">
        <w:t xml:space="preserve">se tiene una ventana de tiempo </w:t>
      </w:r>
      <w:r w:rsidR="000B4D82">
        <w:t>suficiente</w:t>
      </w:r>
      <w:r w:rsidR="00DA161B">
        <w:t xml:space="preserve"> para </w:t>
      </w:r>
      <w:r w:rsidRPr="00E35D51">
        <w:t>procesar las señales EMG y generar una respuesta equivalente en los motores del exoesqueleto para acompañar el movimiento de manera proporciona</w:t>
      </w:r>
      <w:r w:rsidR="00DA161B">
        <w:t>l.</w:t>
      </w:r>
      <w:r w:rsidR="00DA161B" w:rsidRPr="003911D6" w:rsidDel="00DA161B">
        <w:t xml:space="preserve"> </w:t>
      </w:r>
      <w:del w:id="12" w:author="alex lopez" w:date="2024-02-10T16:38:00Z">
        <w:r w:rsidRPr="003911D6" w:rsidDel="00DA161B">
          <w:delText xml:space="preserve"> </w:delText>
        </w:r>
        <w:commentRangeEnd w:id="11"/>
        <w:r w:rsidR="00FA0D2E" w:rsidDel="00DA161B">
          <w:rPr>
            <w:rStyle w:val="Refdecomentario"/>
          </w:rPr>
          <w:commentReference w:id="11"/>
        </w:r>
      </w:del>
    </w:p>
    <w:p w14:paraId="2CF3445D" w14:textId="77777777" w:rsidR="00DF63CC" w:rsidRPr="00E35D51" w:rsidRDefault="00DF63CC" w:rsidP="00686624">
      <w:pPr>
        <w:pStyle w:val="Normal1"/>
      </w:pPr>
    </w:p>
    <w:p w14:paraId="7750D8E8" w14:textId="6772034D" w:rsidR="00FB2556" w:rsidRDefault="00FB2556" w:rsidP="00686624">
      <w:pPr>
        <w:pStyle w:val="Normal1"/>
      </w:pPr>
      <w:r w:rsidRPr="000C2046">
        <w:t xml:space="preserve">Actualmente, los métodos de detección de señales EMG que apuntan al control de un exoesqueleto en tiempo real son los llamados </w:t>
      </w:r>
      <w:commentRangeStart w:id="13"/>
      <w:r w:rsidRPr="006B19E5">
        <w:rPr>
          <w:i/>
          <w:iCs/>
        </w:rPr>
        <w:t>Onset Detection Methods</w:t>
      </w:r>
      <w:commentRangeEnd w:id="13"/>
      <w:r w:rsidR="00E953CF" w:rsidRPr="006B19E5">
        <w:rPr>
          <w:rStyle w:val="Refdecomentario"/>
          <w:i/>
          <w:iCs/>
        </w:rPr>
        <w:commentReference w:id="13"/>
      </w:r>
      <w:r w:rsidR="000B4D82">
        <w:rPr>
          <w:i/>
          <w:iCs/>
        </w:rPr>
        <w:t xml:space="preserve"> </w:t>
      </w:r>
      <w:r w:rsidR="000B4D82" w:rsidRPr="006B19E5">
        <w:t>[</w:t>
      </w:r>
      <w:hyperlink w:anchor="_Anexos." w:history="1">
        <w:r w:rsidR="000B4D82" w:rsidRPr="006B19E5">
          <w:rPr>
            <w:rStyle w:val="Hipervnculo"/>
            <w:color w:val="auto"/>
            <w:u w:val="none"/>
          </w:rPr>
          <w:t>10</w:t>
        </w:r>
      </w:hyperlink>
      <w:r w:rsidR="000B4D82" w:rsidRPr="006B19E5">
        <w:t>]</w:t>
      </w:r>
      <w:r w:rsidRPr="000B4D82">
        <w:t>,</w:t>
      </w:r>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r w:rsidRPr="00E23EAF">
        <w:rPr>
          <w:i/>
          <w:iCs/>
        </w:rPr>
        <w:t>Onset</w:t>
      </w:r>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r w:rsidRPr="000B4D82">
        <w:rPr>
          <w:i/>
          <w:iCs/>
        </w:rPr>
        <w:t>Threshold methods</w:t>
      </w:r>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6C51B6A6" w:rsidR="00DF63CC" w:rsidRDefault="00FB2556" w:rsidP="00686624">
      <w:pPr>
        <w:pStyle w:val="Normal1"/>
      </w:pPr>
      <w:bookmarkStart w:id="14" w:name="fig3"/>
      <w:r w:rsidRPr="001A648D">
        <w:lastRenderedPageBreak/>
        <w:t xml:space="preserve">Por lo general, en la detección </w:t>
      </w:r>
      <w:r w:rsidRPr="00801086">
        <w:rPr>
          <w:i/>
          <w:iCs/>
        </w:rPr>
        <w:t>Onset</w:t>
      </w:r>
      <w:r w:rsidRPr="001A648D">
        <w:t xml:space="preserve"> de señales EMG, no se aplican los métodos directamente a las señales EMG sin procesar, conocidas como señal en bruto o </w:t>
      </w:r>
      <w:r w:rsidRPr="00801086">
        <w:rPr>
          <w:i/>
          <w:iCs/>
        </w:rPr>
        <w:t>raw</w:t>
      </w:r>
      <w:r w:rsidRPr="001A648D">
        <w:t>, como la que se muestra en la figura 3, donde se identifica una fase de reposo y otra de actividad muscular. En su lugar, se aplica un preprocesamiento a las señales EMG para mejorar su calidad, lo que facilita la extracción de información precisa</w:t>
      </w:r>
      <w:ins w:id="15" w:author="Rubén Nieto Capuchino" w:date="2024-01-16T13:43:00Z">
        <w:r w:rsidR="00DC152C">
          <w:t>,</w:t>
        </w:r>
      </w:ins>
      <w:r w:rsidRPr="001A648D">
        <w:t xml:space="preserve">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9"/>
                    <a:stretch>
                      <a:fillRect/>
                    </a:stretch>
                  </pic:blipFill>
                  <pic:spPr>
                    <a:xfrm>
                      <a:off x="0" y="0"/>
                      <a:ext cx="3541334" cy="2268720"/>
                    </a:xfrm>
                    <a:prstGeom prst="rect">
                      <a:avLst/>
                    </a:prstGeom>
                  </pic:spPr>
                </pic:pic>
              </a:graphicData>
            </a:graphic>
          </wp:inline>
        </w:drawing>
      </w:r>
      <w:bookmarkEnd w:id="14"/>
    </w:p>
    <w:p w14:paraId="34E5D96E" w14:textId="77777777" w:rsidR="00FB2556" w:rsidRPr="001A648D" w:rsidRDefault="00FB2556" w:rsidP="00FB2556">
      <w:pPr>
        <w:pStyle w:val="Descripcin"/>
        <w:jc w:val="center"/>
      </w:pPr>
      <w:r>
        <w:t xml:space="preserve">Figura 3: Señal EMG midiendo la contracción de un músculo desde el estado de reposo. El eje Y representa los cambios de amplitud de la señal en función del tiempo (eje X). </w:t>
      </w:r>
      <w:r w:rsidRPr="006B19E5">
        <w:t>referencia [</w:t>
      </w:r>
      <w:hyperlink w:anchor="Bibliografia" w:history="1">
        <w:r w:rsidRPr="006B19E5">
          <w:t>7</w:t>
        </w:r>
      </w:hyperlink>
      <w:r w:rsidRPr="006B19E5">
        <w:t>]</w:t>
      </w:r>
    </w:p>
    <w:p w14:paraId="70D316DE" w14:textId="30CD394E" w:rsidR="00FB2556" w:rsidRDefault="00FB2556" w:rsidP="00686624">
      <w:pPr>
        <w:pStyle w:val="Normal1"/>
      </w:pPr>
      <w:r w:rsidRPr="008A42CE">
        <w:t xml:space="preserve">Al tratarse de una señal analógica, requiere una etapa de adquisición y digitalización para poder </w:t>
      </w:r>
      <w:r w:rsidR="003E0C2F" w:rsidRPr="008A42CE">
        <w:t>aplica</w:t>
      </w:r>
      <w:r w:rsidR="003E0C2F">
        <w:t>r</w:t>
      </w:r>
      <w:r w:rsidR="003E0C2F" w:rsidRPr="008A42CE">
        <w:t xml:space="preserve"> </w:t>
      </w:r>
      <w:r w:rsidRPr="008A42CE">
        <w:t>las técnicas de pre-procesamiento.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03FCF0B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procesamiento y la detección precisa de la actividad muscular. </w:t>
      </w:r>
    </w:p>
    <w:p w14:paraId="1E41CC35" w14:textId="77777777" w:rsidR="00DF63CC" w:rsidRDefault="00DF63CC" w:rsidP="00686624">
      <w:pPr>
        <w:pStyle w:val="Normal1"/>
      </w:pPr>
    </w:p>
    <w:p w14:paraId="2D0379EA" w14:textId="16663AFC" w:rsidR="00FB2556" w:rsidRDefault="00FB2556" w:rsidP="00686624">
      <w:pPr>
        <w:pStyle w:val="Normal1"/>
      </w:pPr>
      <w:r w:rsidRPr="001A648D">
        <w:t xml:space="preserve">A continuación, </w:t>
      </w:r>
      <w:r w:rsidR="003C0E46">
        <w:t xml:space="preserve">se realiza </w:t>
      </w:r>
      <w:r w:rsidRPr="001A648D">
        <w:t xml:space="preserve">la digitalización </w:t>
      </w:r>
      <w:r w:rsidR="00AB4914">
        <w:t xml:space="preserve">de la señal, que </w:t>
      </w:r>
      <w:r w:rsidRPr="001A648D">
        <w:t xml:space="preserve">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bookmarkStart w:id="16" w:name="fig4"/>
    </w:p>
    <w:p w14:paraId="105BBD06" w14:textId="77777777" w:rsidR="00DF63CC" w:rsidRDefault="00DF63CC" w:rsidP="00686624">
      <w:pPr>
        <w:pStyle w:val="Normal1"/>
      </w:pPr>
    </w:p>
    <w:p w14:paraId="7968E3BD" w14:textId="7E83D592" w:rsidR="00FB2556" w:rsidRDefault="00FB2556" w:rsidP="00686624">
      <w:pPr>
        <w:pStyle w:val="Normal1"/>
      </w:pPr>
      <w:r w:rsidRPr="001A648D">
        <w:t>En cuanto al procesado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figura 4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20"/>
                    <a:stretch>
                      <a:fillRect/>
                    </a:stretch>
                  </pic:blipFill>
                  <pic:spPr>
                    <a:xfrm>
                      <a:off x="0" y="0"/>
                      <a:ext cx="3883389" cy="3073285"/>
                    </a:xfrm>
                    <a:prstGeom prst="rect">
                      <a:avLst/>
                    </a:prstGeom>
                  </pic:spPr>
                </pic:pic>
              </a:graphicData>
            </a:graphic>
          </wp:inline>
        </w:drawing>
      </w:r>
      <w:bookmarkEnd w:id="16"/>
    </w:p>
    <w:p w14:paraId="7B7C2D1F" w14:textId="2A4133BB" w:rsidR="00FB2556" w:rsidRPr="00FB2556" w:rsidRDefault="00FB2556" w:rsidP="00FB2556">
      <w:pPr>
        <w:pStyle w:val="Descripcin"/>
        <w:jc w:val="center"/>
      </w:pPr>
      <w:r>
        <w:t xml:space="preserve">Figura 4: Envolvente calculada a partir de la rectificación y filtrado de una señal EMG. Figura de elaboración propia </w:t>
      </w:r>
      <w:r>
        <w:rPr>
          <w:rStyle w:val="normaltextrun"/>
          <w:rFonts w:ascii="Calibri" w:eastAsiaTheme="majorEastAsia" w:hAnsi="Calibri" w:cs="Calibri"/>
          <w:color w:val="44546A"/>
        </w:rPr>
        <w:t>a partir de la base de datos [1]</w:t>
      </w:r>
      <w:r w:rsidR="000B4D82">
        <w:rPr>
          <w:rStyle w:val="normaltextrun"/>
          <w:rFonts w:ascii="Calibri" w:eastAsiaTheme="majorEastAsia" w:hAnsi="Calibri" w:cs="Calibri"/>
          <w:color w:val="44546A"/>
        </w:rPr>
        <w:t>.</w:t>
      </w:r>
      <w:r>
        <w:rPr>
          <w:rStyle w:val="eop"/>
          <w:rFonts w:ascii="Calibri" w:hAnsi="Calibri" w:cs="Calibri"/>
          <w:color w:val="44546A"/>
        </w:rPr>
        <w:t> </w:t>
      </w:r>
    </w:p>
    <w:p w14:paraId="65DBF0D3" w14:textId="1B79D44D" w:rsidR="00FB2556" w:rsidRPr="00456693" w:rsidRDefault="00FB2556" w:rsidP="00686624">
      <w:pPr>
        <w:pStyle w:val="Normal1"/>
        <w:rPr>
          <w:sz w:val="18"/>
          <w:szCs w:val="18"/>
        </w:rPr>
      </w:pPr>
      <w:r w:rsidRPr="00456693">
        <w:rPr>
          <w:rStyle w:val="normaltextrun"/>
          <w:rFonts w:cstheme="majorHAnsi"/>
        </w:rPr>
        <w:t xml:space="preserve">Para </w:t>
      </w:r>
      <w:r w:rsidR="00CE5DD1">
        <w:rPr>
          <w:rStyle w:val="normaltextrun"/>
          <w:rFonts w:cstheme="majorHAnsi"/>
        </w:rPr>
        <w:t xml:space="preserve">obtener la envolvente de la señal, </w:t>
      </w:r>
      <w:r w:rsidRPr="00456693">
        <w:rPr>
          <w:rStyle w:val="normaltextrun"/>
          <w:rFonts w:cstheme="majorHAnsi"/>
        </w:rPr>
        <w:t xml:space="preserve">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61FB2D00"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r w:rsidRPr="00456693">
        <w:rPr>
          <w:rStyle w:val="normaltextrun"/>
          <w:rFonts w:cstheme="majorHAnsi"/>
          <w:i/>
          <w:iCs/>
        </w:rPr>
        <w:t>root mean square</w:t>
      </w:r>
      <w:r w:rsidRPr="00456693">
        <w:rPr>
          <w:rStyle w:val="normaltextrun"/>
          <w:rFonts w:cstheme="majorHAnsi"/>
        </w:rPr>
        <w:t xml:space="preserve">) que se obtiene aplicando la ecuación </w:t>
      </w:r>
      <w:r w:rsidR="002E64B0">
        <w:rPr>
          <w:rStyle w:val="normaltextrun"/>
          <w:rFonts w:cstheme="majorHAnsi"/>
        </w:rPr>
        <w:t>(</w:t>
      </w:r>
      <w:r w:rsidRPr="00456693">
        <w:rPr>
          <w:rStyle w:val="normaltextrun"/>
          <w:rFonts w:cstheme="majorHAnsi"/>
        </w:rPr>
        <w:t>1</w:t>
      </w:r>
      <w:r w:rsidR="002E64B0">
        <w:rPr>
          <w:rStyle w:val="normaltextrun"/>
          <w:rFonts w:cstheme="majorHAnsi"/>
        </w:rPr>
        <w:t>)</w:t>
      </w:r>
      <w:r w:rsidRPr="00456693">
        <w:rPr>
          <w:rStyle w:val="normaltextrun"/>
          <w:rFonts w:cstheme="majorHAnsi"/>
        </w:rPr>
        <w:t xml:space="preserve">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w:t>
      </w:r>
      <w:r w:rsidR="00551DC4">
        <w:rPr>
          <w:rStyle w:val="normaltextrun"/>
          <w:rFonts w:cstheme="majorHAnsi"/>
        </w:rPr>
        <w:t xml:space="preserve"> i-ésima</w:t>
      </w:r>
      <w:r w:rsidRPr="00456693">
        <w:rPr>
          <w:rStyle w:val="normaltextrun"/>
          <w:rFonts w:cstheme="majorHAnsi"/>
        </w:rPr>
        <w:t xml:space="preserve"> muestra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r w:rsidRPr="008A42CE">
              <w:t>(</w:t>
            </w:r>
            <w:bookmarkStart w:id="17" w:name="ec1"/>
            <w:r w:rsidRPr="008A42CE">
              <w:t>1</w:t>
            </w:r>
            <w:bookmarkEnd w:id="17"/>
            <w:r w:rsidRPr="008A42CE">
              <w:t>)</w:t>
            </w:r>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0ECE2349" w:rsidR="00FB2556" w:rsidRDefault="00FB2556" w:rsidP="00686624">
      <w:pPr>
        <w:pStyle w:val="Normal1"/>
      </w:pPr>
      <w:r w:rsidRPr="00FB2556">
        <w:t xml:space="preserve">Los filtros paso bajo (LP) permiten el paso de frecuencias hasta una cierta frecuencia de corte (fc) y atenúan progresivamente las frecuencias </w:t>
      </w:r>
      <w:r w:rsidR="00302DA2">
        <w:t>que se encuentran por encima de la</w:t>
      </w:r>
      <w:r w:rsidRPr="00FB2556">
        <w:t xml:space="preserve"> fc. Por otro lado, los filtros paso alto (HP) hacen lo contrario</w:t>
      </w:r>
      <w:r w:rsidR="00006D7B">
        <w:t>, d</w:t>
      </w:r>
      <w:r w:rsidRPr="00FB2556">
        <w:t xml:space="preserve">ejan pasar las frecuencias a partir de una fc, pero atenúan las frecuencias por debajo de esta fc.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18"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1"/>
                    <a:stretch>
                      <a:fillRect/>
                    </a:stretch>
                  </pic:blipFill>
                  <pic:spPr>
                    <a:xfrm>
                      <a:off x="0" y="0"/>
                      <a:ext cx="4962456" cy="3180897"/>
                    </a:xfrm>
                    <a:prstGeom prst="rect">
                      <a:avLst/>
                    </a:prstGeom>
                  </pic:spPr>
                </pic:pic>
              </a:graphicData>
            </a:graphic>
          </wp:inline>
        </w:drawing>
      </w:r>
      <w:bookmarkEnd w:id="18"/>
    </w:p>
    <w:p w14:paraId="28E64269" w14:textId="77777777" w:rsidR="00FB2556" w:rsidRDefault="00FB2556" w:rsidP="00FB2556">
      <w:pPr>
        <w:pStyle w:val="Descripcin"/>
      </w:pPr>
      <w:r>
        <w:t xml:space="preserve">Figura </w:t>
      </w:r>
      <w:r>
        <w:rPr>
          <w:noProof/>
        </w:rPr>
        <w:t>5</w:t>
      </w:r>
      <w:r>
        <w:t>: Diagrama de Bode de un filtro analógico paso bajo ideal. Obtenido de la herramienta Filter Wizard de Analog devices.</w:t>
      </w:r>
    </w:p>
    <w:p w14:paraId="248E84AC" w14:textId="68978E85"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r:id="rId22" w:tgtFrame="_blank" w:history="1">
        <w:r>
          <w:rPr>
            <w:rStyle w:val="normaltextrun"/>
            <w:rFonts w:ascii="Calibri Light" w:eastAsiaTheme="majorEastAsia" w:hAnsi="Calibri Light" w:cs="Calibri Light"/>
            <w:color w:val="000000"/>
          </w:rPr>
          <w:t>figura 5</w:t>
        </w:r>
      </w:hyperlink>
      <w:r>
        <w:rPr>
          <w:rStyle w:val="normaltextrun"/>
          <w:rFonts w:ascii="Calibri Light" w:eastAsiaTheme="majorEastAsia" w:hAnsi="Calibri Light" w:cs="Calibri Light"/>
        </w:rPr>
        <w:t>) se observa</w:t>
      </w:r>
      <w:r w:rsidR="00C13751">
        <w:rPr>
          <w:rStyle w:val="normaltextrun"/>
          <w:rFonts w:ascii="Calibri Light" w:eastAsiaTheme="majorEastAsia" w:hAnsi="Calibri Light" w:cs="Calibri Light"/>
        </w:rPr>
        <w:t xml:space="preserve"> la región de la banda de paso, marcada con</w:t>
      </w:r>
      <w:r>
        <w:rPr>
          <w:rStyle w:val="normaltextrun"/>
          <w:rFonts w:ascii="Calibri Light" w:eastAsiaTheme="majorEastAsia" w:hAnsi="Calibri Light" w:cs="Calibri Light"/>
        </w:rPr>
        <w:t xml:space="preserve"> un recuadro azul en la esquina superior izquierda, que como se ha explicado anteriormente, es el intervalo de frecuencias que pueden pasar por el filtro con una atenuación</w:t>
      </w:r>
      <w:r w:rsidR="00AC65E8">
        <w:rPr>
          <w:rStyle w:val="normaltextrun"/>
          <w:rFonts w:ascii="Calibri Light" w:eastAsiaTheme="majorEastAsia" w:hAnsi="Calibri Light" w:cs="Calibri Light"/>
        </w:rPr>
        <w:t xml:space="preserve"> menor de 3 dB, lo que equivale a la mitad de la potencia de la señal.</w:t>
      </w:r>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C0ADA6F" w14:textId="20280D5D"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etapa de adquisición que se comentó anteriormente.</w:t>
      </w:r>
      <w:r w:rsidR="00424742">
        <w:rPr>
          <w:rStyle w:val="normaltextrun"/>
          <w:rFonts w:ascii="Calibri Light" w:hAnsi="Calibri Light" w:cs="Calibri Light"/>
          <w:color w:val="000000"/>
          <w:shd w:val="clear" w:color="auto" w:fill="FFFFFF"/>
        </w:rPr>
        <w:t xml:space="preserve"> </w:t>
      </w:r>
      <w:r>
        <w:rPr>
          <w:rStyle w:val="normaltextrun"/>
          <w:rFonts w:ascii="Calibri Light" w:hAnsi="Calibri Light" w:cs="Calibri Light"/>
          <w:color w:val="000000"/>
          <w:shd w:val="clear" w:color="auto" w:fill="FFFFFF"/>
        </w:rPr>
        <w:t>En general</w:t>
      </w:r>
      <w:r w:rsidR="00424742">
        <w:rPr>
          <w:rStyle w:val="normaltextrun"/>
          <w:rFonts w:ascii="Calibri Light" w:hAnsi="Calibri Light" w:cs="Calibri Light"/>
          <w:color w:val="000000"/>
          <w:shd w:val="clear" w:color="auto" w:fill="FFFFFF"/>
        </w:rPr>
        <w:t>,</w:t>
      </w:r>
      <w:r>
        <w:rPr>
          <w:rStyle w:val="normaltextrun"/>
          <w:rFonts w:ascii="Calibri Light" w:hAnsi="Calibri Light" w:cs="Calibri Light"/>
          <w:color w:val="000000"/>
          <w:shd w:val="clear" w:color="auto" w:fill="FFFFFF"/>
        </w:rPr>
        <w:t xml:space="preserve"> tienden a ser más sencillos de implementar, aunque al depender de componentes electrónicos (resistencias, condensadores, bobinas y amplificadores operacionales),</w:t>
      </w:r>
      <w:commentRangeStart w:id="19"/>
      <w:r>
        <w:rPr>
          <w:rStyle w:val="normaltextrun"/>
          <w:rFonts w:ascii="Calibri Light" w:hAnsi="Calibri Light" w:cs="Calibri Light"/>
          <w:color w:val="000000"/>
          <w:shd w:val="clear" w:color="auto" w:fill="FFFFFF"/>
        </w:rPr>
        <w:t xml:space="preserve"> son más sensibles a las imperfecciones</w:t>
      </w:r>
      <w:r w:rsidR="00BA5EC1">
        <w:rPr>
          <w:rStyle w:val="normaltextrun"/>
          <w:rFonts w:ascii="Calibri Light" w:hAnsi="Calibri Light" w:cs="Calibri Light"/>
          <w:color w:val="000000"/>
          <w:shd w:val="clear" w:color="auto" w:fill="FFFFFF"/>
        </w:rPr>
        <w:t xml:space="preserve"> de los componentes</w:t>
      </w:r>
      <w:r>
        <w:rPr>
          <w:rStyle w:val="normaltextrun"/>
          <w:rFonts w:ascii="Calibri Light" w:hAnsi="Calibri Light" w:cs="Calibri Light"/>
          <w:color w:val="000000"/>
          <w:shd w:val="clear" w:color="auto" w:fill="FFFFFF"/>
        </w:rPr>
        <w:t xml:space="preserve"> y </w:t>
      </w:r>
      <w:r w:rsidR="00BA5EC1">
        <w:rPr>
          <w:rStyle w:val="normaltextrun"/>
          <w:rFonts w:ascii="Calibri Light" w:hAnsi="Calibri Light" w:cs="Calibri Light"/>
          <w:color w:val="000000"/>
          <w:shd w:val="clear" w:color="auto" w:fill="FFFFFF"/>
        </w:rPr>
        <w:t xml:space="preserve">son muy sensibles </w:t>
      </w:r>
      <w:r>
        <w:rPr>
          <w:rStyle w:val="normaltextrun"/>
          <w:rFonts w:ascii="Calibri Light" w:hAnsi="Calibri Light" w:cs="Calibri Light"/>
          <w:color w:val="000000"/>
          <w:shd w:val="clear" w:color="auto" w:fill="FFFFFF"/>
        </w:rPr>
        <w:t xml:space="preserve">al cambio de la temperatura. </w:t>
      </w:r>
      <w:r w:rsidR="00AC65E8">
        <w:rPr>
          <w:rStyle w:val="normaltextrun"/>
          <w:rFonts w:ascii="Calibri Light" w:hAnsi="Calibri Light" w:cs="Calibri Light"/>
          <w:color w:val="000000"/>
          <w:shd w:val="clear" w:color="auto" w:fill="FFFFFF"/>
        </w:rPr>
        <w:t>Además</w:t>
      </w:r>
      <w:r>
        <w:rPr>
          <w:rStyle w:val="normaltextrun"/>
          <w:rFonts w:ascii="Calibri Light" w:hAnsi="Calibri Light" w:cs="Calibri Light"/>
          <w:color w:val="000000"/>
          <w:shd w:val="clear" w:color="auto" w:fill="FFFFFF"/>
        </w:rPr>
        <w:t>,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commentRangeEnd w:id="19"/>
      <w:r w:rsidR="00240602">
        <w:rPr>
          <w:rStyle w:val="Refdecomentario"/>
        </w:rPr>
        <w:commentReference w:id="19"/>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5BEE7E4D"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w:t>
      </w:r>
      <w:r w:rsidR="00BB13A3">
        <w:t xml:space="preserve">ciertas limitaciones </w:t>
      </w:r>
      <w:r>
        <w:t xml:space="preserve">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345CFD3"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 xml:space="preserve">los resultados de filtrar muestras anteriores. Estos últimos, aunque tienen mejores prestaciones, también son más complejos </w:t>
      </w:r>
      <w:r w:rsidR="007A601E">
        <w:t>de implementar</w:t>
      </w:r>
      <w:r>
        <w:t>.</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77F8D674"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rsidR="003803B5">
        <w:t xml:space="preserve">implementarse </w:t>
      </w:r>
      <w:r>
        <w:t>tanto en</w:t>
      </w:r>
      <w:r w:rsidRPr="00DE48E5">
        <w:t xml:space="preserve"> software como </w:t>
      </w:r>
      <w:r>
        <w:t>en</w:t>
      </w:r>
      <w:r w:rsidRPr="00DE48E5">
        <w:t xml:space="preserve"> hardware, sin que los componentes</w:t>
      </w:r>
      <w:ins w:id="20" w:author="Rubén Nieto Capuchino" w:date="2024-01-16T13:57:00Z">
        <w:r w:rsidR="00D33BD9">
          <w:t>,</w:t>
        </w:r>
      </w:ins>
      <w:r w:rsidRPr="00DE48E5">
        <w:t xml:space="preserve"> ni la topología del circuito</w:t>
      </w:r>
      <w:ins w:id="21" w:author="Rubén Nieto Capuchino" w:date="2024-01-16T13:57:00Z">
        <w:r w:rsidR="00D33BD9">
          <w:t>,</w:t>
        </w:r>
      </w:ins>
      <w:r w:rsidRPr="00DE48E5">
        <w:t xml:space="preserve"> sean necesariamente visibles en este último caso.</w:t>
      </w:r>
    </w:p>
    <w:p w14:paraId="58B111F6" w14:textId="6DB1167C" w:rsidR="00FB2556" w:rsidRDefault="00FB2556" w:rsidP="00686624">
      <w:pPr>
        <w:pStyle w:val="Normal1"/>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22"/>
      <w:commentRangeStart w:id="23"/>
      <w:r w:rsidRPr="00E35D51">
        <w:t>FPGAs</w:t>
      </w:r>
      <w:commentRangeEnd w:id="22"/>
      <w:r w:rsidRPr="00E35D51">
        <w:rPr>
          <w:rStyle w:val="Refdecomentario"/>
        </w:rPr>
        <w:commentReference w:id="22"/>
      </w:r>
      <w:commentRangeEnd w:id="23"/>
      <w:r w:rsidRPr="00E35D51">
        <w:rPr>
          <w:rStyle w:val="Refdecomentario"/>
        </w:rPr>
        <w:commentReference w:id="23"/>
      </w:r>
      <w:r w:rsidRPr="00E35D51">
        <w:t xml:space="preserve"> (</w:t>
      </w:r>
      <w:r w:rsidRPr="00E35D51">
        <w:rPr>
          <w:i/>
          <w:iCs/>
        </w:rPr>
        <w:t>Field-Programmable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w:t>
      </w:r>
      <w:r w:rsidR="00AC65E8">
        <w:t xml:space="preserve">realizar </w:t>
      </w:r>
      <w:r w:rsidR="00C06B1E">
        <w:t xml:space="preserve">procesos </w:t>
      </w:r>
      <w:r>
        <w:t>en paralelo</w:t>
      </w:r>
      <w:r w:rsidR="00A33DF9">
        <w:t xml:space="preserve"> y brinda un mayor control sobre cómo se implementan</w:t>
      </w:r>
      <w:r>
        <w:t xml:space="preserve">. Esto es especialmente beneficioso </w:t>
      </w:r>
      <w:r w:rsidR="00A33DF9">
        <w:t>cuando el sistema cuenta con procesos sistemáticos y que pueden llevarse a cabo en paralelo o de forma segmentada (pipeline). Además, algunas FPGAs cuentan con lógica de procesamiento (microprocesadores y memorias) que puede utilizarse para realizar ciertas tareas mediante software; a elección del diseñador.</w:t>
      </w:r>
      <w:r w:rsidR="00EA1276">
        <w:t xml:space="preserve"> </w:t>
      </w:r>
      <w:r w:rsidR="00A33DF9">
        <w:t>La figura 6 muestra un dispositivo basado en FPGA.</w:t>
      </w:r>
    </w:p>
    <w:p w14:paraId="1C0AE1D0" w14:textId="77777777" w:rsidR="00FB2556" w:rsidRDefault="00FB2556" w:rsidP="007073F5">
      <w:pPr>
        <w:pStyle w:val="Normal1"/>
        <w:jc w:val="center"/>
      </w:pPr>
      <w:bookmarkStart w:id="24" w:name="fig6"/>
      <w:r>
        <w:rPr>
          <w:noProof/>
        </w:rPr>
        <w:drawing>
          <wp:inline distT="0" distB="0" distL="0" distR="0" wp14:anchorId="226313F0" wp14:editId="3BA275A3">
            <wp:extent cx="3953882" cy="28594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3">
                      <a:extLst>
                        <a:ext uri="{28A0092B-C50C-407E-A947-70E740481C1C}">
                          <a14:useLocalDpi xmlns:a14="http://schemas.microsoft.com/office/drawing/2010/main" val="0"/>
                        </a:ext>
                      </a:extLst>
                    </a:blip>
                    <a:srcRect t="14465" b="13216"/>
                    <a:stretch/>
                  </pic:blipFill>
                  <pic:spPr bwMode="auto">
                    <a:xfrm>
                      <a:off x="0" y="0"/>
                      <a:ext cx="3971204" cy="2871932"/>
                    </a:xfrm>
                    <a:prstGeom prst="rect">
                      <a:avLst/>
                    </a:prstGeom>
                    <a:noFill/>
                    <a:ln>
                      <a:noFill/>
                    </a:ln>
                    <a:extLst>
                      <a:ext uri="{53640926-AAD7-44D8-BBD7-CCE9431645EC}">
                        <a14:shadowObscured xmlns:a14="http://schemas.microsoft.com/office/drawing/2010/main"/>
                      </a:ext>
                    </a:extLst>
                  </pic:spPr>
                </pic:pic>
              </a:graphicData>
            </a:graphic>
          </wp:inline>
        </w:drawing>
      </w:r>
      <w:bookmarkEnd w:id="24"/>
    </w:p>
    <w:p w14:paraId="68859B10" w14:textId="55D6FA88" w:rsidR="00FB2556" w:rsidRDefault="00FB2556" w:rsidP="00FB2556">
      <w:pPr>
        <w:pStyle w:val="Descripcin"/>
        <w:jc w:val="center"/>
      </w:pPr>
      <w:commentRangeStart w:id="25"/>
      <w:r>
        <w:t xml:space="preserve">Figura 6: Placa de desarrollo </w:t>
      </w:r>
      <w:commentRangeEnd w:id="25"/>
      <w:r w:rsidR="00110909">
        <w:rPr>
          <w:rStyle w:val="Refdecomentario"/>
          <w:i w:val="0"/>
          <w:iCs w:val="0"/>
          <w:color w:val="auto"/>
        </w:rPr>
        <w:commentReference w:id="25"/>
      </w:r>
      <w:r>
        <w:t>con FPGA de AMD-Xilinx</w:t>
      </w:r>
      <w:commentRangeStart w:id="26"/>
      <w:commentRangeEnd w:id="26"/>
      <w:r>
        <w:rPr>
          <w:rStyle w:val="Refdecomentario"/>
          <w:i w:val="0"/>
          <w:iCs w:val="0"/>
          <w:color w:val="auto"/>
        </w:rPr>
        <w:commentReference w:id="26"/>
      </w:r>
      <w:r w:rsidRPr="00E35D51">
        <w:t>. Modelo Z7-10</w:t>
      </w:r>
      <w:r w:rsidRPr="00550D6C">
        <w:t>.</w:t>
      </w:r>
    </w:p>
    <w:p w14:paraId="0ED21226" w14:textId="17997A24" w:rsidR="00FB2556" w:rsidRDefault="00AF5B6B" w:rsidP="00686624">
      <w:pPr>
        <w:pStyle w:val="Normal1"/>
      </w:pPr>
      <w:r>
        <w:lastRenderedPageBreak/>
        <w:t xml:space="preserve">Dado que este TFG </w:t>
      </w:r>
      <w:r w:rsidR="00BE1B4C">
        <w:t>se desarrolla sobre dispositivos basados en FPGA, a continuación</w:t>
      </w:r>
      <w:r w:rsidR="007304CD">
        <w:t>,</w:t>
      </w:r>
      <w:r w:rsidR="00BE1B4C">
        <w:t xml:space="preserve"> se </w:t>
      </w:r>
      <w:r w:rsidR="007304CD">
        <w:t xml:space="preserve">explican brevemente </w:t>
      </w:r>
      <w:r w:rsidR="00FB2556">
        <w:t xml:space="preserve">los conceptos de FPGA y del diseño electrónico digital con el propósito de </w:t>
      </w:r>
      <w:r w:rsidR="00EF70D4">
        <w:t>proporcionar los conocimientos necesarios para este trabajo</w:t>
      </w:r>
      <w:r w:rsidR="00FB2556">
        <w:t>.</w:t>
      </w:r>
    </w:p>
    <w:p w14:paraId="2C0F0529" w14:textId="77777777" w:rsidR="00FB2556" w:rsidRPr="00AC178F" w:rsidRDefault="00FB2556" w:rsidP="00686624">
      <w:pPr>
        <w:pStyle w:val="Normal1"/>
      </w:pPr>
      <w:r w:rsidRPr="00E35D51">
        <w:t xml:space="preserve">Una FPGA es un dispositivo electrónico que contiene una matriz de bloques lógicos configurables, o </w:t>
      </w:r>
      <w:commentRangeStart w:id="27"/>
      <w:r w:rsidRPr="00E35D51">
        <w:t>CLBs</w:t>
      </w:r>
      <w:commentRangeEnd w:id="27"/>
      <w:r w:rsidRPr="00E35D51">
        <w:rPr>
          <w:rStyle w:val="Refdecomentario"/>
        </w:rPr>
        <w:commentReference w:id="27"/>
      </w:r>
      <w:r w:rsidRPr="00E35D51">
        <w:t xml:space="preserve"> (</w:t>
      </w:r>
      <w:r w:rsidRPr="00E35D51">
        <w:rPr>
          <w:i/>
          <w:iCs/>
        </w:rPr>
        <w:t>Configurable Logic Block</w:t>
      </w:r>
      <w:r w:rsidRPr="00E35D51">
        <w:t>).</w:t>
      </w:r>
      <w:r w:rsidRPr="00AC178F">
        <w:t xml:space="preserve"> Los CLBs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r w:rsidRPr="00AC178F">
        <w:rPr>
          <w:i/>
          <w:iCs/>
        </w:rPr>
        <w:t>Registers Transffer Level</w:t>
      </w:r>
      <w:r w:rsidRPr="00AC178F">
        <w:t>), es decir, con un código que describe el circuito a nivel de operaciones lógicas y de transferencia de datos. Este código es interpretado por los programas de diseño para configurar los CLBs de manera que emulen el comportamiento descrito en el código.</w:t>
      </w:r>
    </w:p>
    <w:p w14:paraId="77414839" w14:textId="107D663F"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r w:rsidR="0079392E">
        <w:t>.</w:t>
      </w:r>
    </w:p>
    <w:p w14:paraId="1E7CAB58" w14:textId="267A57B1"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w:t>
      </w:r>
      <w:r w:rsidR="006A0A85">
        <w:t xml:space="preserve"> y utilice los </w:t>
      </w:r>
      <w:r w:rsidR="00FB20BF">
        <w:t>componentes del dispositivo, como los CLBs</w:t>
      </w:r>
      <w:r w:rsidRPr="00AC178F">
        <w:t>. Esta representación lógica se resume en una estructura llamada "</w:t>
      </w:r>
      <w:r w:rsidRPr="00801086">
        <w:rPr>
          <w:i/>
          <w:iCs/>
        </w:rPr>
        <w:t>netlist</w:t>
      </w:r>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r w:rsidRPr="00686624">
        <w:rPr>
          <w:i/>
          <w:iCs/>
        </w:rPr>
        <w:t>netlist</w:t>
      </w:r>
      <w:r w:rsidRPr="00AC178F">
        <w:t xml:space="preserve"> se utiliza en el proceso de implementación para determinar qué recursos de la FPGA deben utilizarse y de qué manera. La implementación está restringida por una lista de reglas o </w:t>
      </w:r>
      <w:r w:rsidRPr="00AC178F">
        <w:rPr>
          <w:i/>
          <w:iCs/>
        </w:rPr>
        <w:t>constraints</w:t>
      </w:r>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r w:rsidRPr="00686624">
        <w:rPr>
          <w:i/>
          <w:iCs/>
        </w:rPr>
        <w:t>Layout</w:t>
      </w:r>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3EF61451" w:rsidR="00FB2556" w:rsidRPr="00AC178F" w:rsidRDefault="00FB2556" w:rsidP="00686624">
      <w:pPr>
        <w:pStyle w:val="Normal1"/>
      </w:pPr>
      <w:r w:rsidRPr="00AC178F">
        <w:t xml:space="preserve">El resultado del </w:t>
      </w:r>
      <w:r w:rsidRPr="00686624">
        <w:rPr>
          <w:i/>
          <w:iCs/>
        </w:rPr>
        <w:t>layout</w:t>
      </w:r>
      <w:r w:rsidRPr="00AC178F">
        <w:t xml:space="preserve"> es un archivo binario de formato “</w:t>
      </w:r>
      <w:r w:rsidRPr="00686624">
        <w:rPr>
          <w:i/>
          <w:iCs/>
        </w:rPr>
        <w:t>bitstream</w:t>
      </w:r>
      <w:r w:rsidRPr="00AC178F">
        <w:t xml:space="preserve">” que se utiliza para </w:t>
      </w:r>
      <w:r w:rsidR="00A932B9">
        <w:t>configurar</w:t>
      </w:r>
      <w:r w:rsidR="00A932B9" w:rsidRPr="00AC178F">
        <w:t xml:space="preserve"> </w:t>
      </w:r>
      <w:r w:rsidRPr="00AC178F">
        <w:t xml:space="preserve">la FPGA a través de un cable y, por ejemplo, mediante el protocolo serie JTAG (JTAG, de las siglas en inglés </w:t>
      </w:r>
      <w:r w:rsidRPr="00AC178F">
        <w:rPr>
          <w:i/>
          <w:iCs/>
        </w:rPr>
        <w:t>Joint Test Action Group</w:t>
      </w:r>
      <w:r w:rsidRPr="00AC178F">
        <w:t>, es un protocolo estandarizado que inicialmente fue definido para testeo y verificación de circuitos integrados y circuitos impresos, aunque ha evolucionado para permitir la programación de dispositivos programables, como FPGAs a través de este protocolo serie).</w:t>
      </w:r>
    </w:p>
    <w:p w14:paraId="6A77FBE6" w14:textId="351264C2" w:rsidR="00FB2556" w:rsidRDefault="00FB2556" w:rsidP="00686624">
      <w:pPr>
        <w:pStyle w:val="Normal1"/>
      </w:pPr>
      <w:r w:rsidRPr="00AC178F">
        <w:lastRenderedPageBreak/>
        <w:t>Actualmente</w:t>
      </w:r>
      <w:r w:rsidR="00411BAB">
        <w:t>,</w:t>
      </w:r>
      <w:r w:rsidRPr="00AC178F">
        <w:t xml:space="preserv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6D030638" w:rsidR="00DF63CC" w:rsidRDefault="00FB2556" w:rsidP="00DF63CC">
      <w:pPr>
        <w:pStyle w:val="Normal1"/>
        <w:spacing w:line="360" w:lineRule="auto"/>
      </w:pPr>
      <w:r>
        <w:lastRenderedPageBreak/>
        <w:t>En el diseño</w:t>
      </w:r>
      <w:r w:rsidR="00DD5B39">
        <w:t xml:space="preserve"> electrónico basado en</w:t>
      </w:r>
      <w:r>
        <w:t xml:space="preserve"> FPGAs se consideran los siguientes niveles de abstracción</w:t>
      </w:r>
      <w:r w:rsidR="00DD5B39">
        <w:t xml:space="preserve"> en orden ascendente</w:t>
      </w:r>
      <w:r>
        <w:t>:</w:t>
      </w:r>
    </w:p>
    <w:p w14:paraId="556952BC" w14:textId="77777777" w:rsidR="00FB2556" w:rsidRDefault="00FB2556" w:rsidP="00FB2556">
      <w:pPr>
        <w:pStyle w:val="Prrafodelista"/>
        <w:numPr>
          <w:ilvl w:val="0"/>
          <w:numId w:val="6"/>
        </w:numPr>
        <w:ind w:left="993"/>
        <w:contextualSpacing w:val="0"/>
      </w:pPr>
      <w:r w:rsidRPr="00486441">
        <w:rPr>
          <w:b/>
          <w:bCs/>
        </w:rPr>
        <w:t>RTL (</w:t>
      </w:r>
      <w:r w:rsidRPr="00801086">
        <w:rPr>
          <w:b/>
          <w:bCs/>
          <w:i/>
          <w:iCs/>
        </w:rPr>
        <w:t>Register Transfer Level</w:t>
      </w:r>
      <w:r w:rsidRPr="00486441">
        <w:rPr>
          <w:b/>
          <w:bCs/>
        </w:rPr>
        <w:t>)</w:t>
      </w:r>
      <w:r>
        <w:t xml:space="preserve">: es el nivel habitual con el que trabajan los diseñadores, permite el uso de sentencias de mayor nivel que el sintetizador utiliza para inferir lógica y generar </w:t>
      </w:r>
      <w:r w:rsidRPr="00801086">
        <w:rPr>
          <w:i/>
          <w:iCs/>
        </w:rPr>
        <w:t>netlist</w:t>
      </w:r>
      <w:r>
        <w:t xml:space="preserve"> estructurales.</w:t>
      </w:r>
    </w:p>
    <w:p w14:paraId="4497C6FF" w14:textId="77777777" w:rsidR="00FB2556" w:rsidRDefault="00FB2556" w:rsidP="00FB2556">
      <w:pPr>
        <w:pStyle w:val="Prrafodelista"/>
        <w:numPr>
          <w:ilvl w:val="0"/>
          <w:numId w:val="6"/>
        </w:numPr>
        <w:ind w:left="993"/>
        <w:contextualSpacing w:val="0"/>
      </w:pPr>
      <w:bookmarkStart w:id="28" w:name="Behavioural"/>
      <w:r w:rsidRPr="00801086">
        <w:rPr>
          <w:b/>
          <w:bCs/>
          <w:i/>
          <w:iCs/>
        </w:rPr>
        <w:t>Behavioural</w:t>
      </w:r>
      <w:r w:rsidRPr="00486441">
        <w:rPr>
          <w:b/>
          <w:bCs/>
        </w:rPr>
        <w:t xml:space="preserve"> </w:t>
      </w:r>
      <w:bookmarkEnd w:id="28"/>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4D896622"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Varias FPGAs conectadas, periféricos externos, etc.</w:t>
      </w:r>
    </w:p>
    <w:p w14:paraId="663A6B8B" w14:textId="29BA5A05" w:rsidR="00FB2556" w:rsidRDefault="00FB2556" w:rsidP="00FB2556">
      <w:pPr>
        <w:pStyle w:val="Prrafodelista"/>
        <w:ind w:left="993"/>
        <w:contextualSpacing w:val="0"/>
      </w:pPr>
      <w:r w:rsidRPr="00801086">
        <w:rPr>
          <w:b/>
          <w:bCs/>
          <w:i/>
          <w:iCs/>
        </w:rPr>
        <w:t>High Level</w:t>
      </w:r>
      <w:r w:rsidR="00F940EE">
        <w:rPr>
          <w:b/>
          <w:bCs/>
          <w:i/>
          <w:iCs/>
        </w:rPr>
        <w:t xml:space="preserve"> </w:t>
      </w:r>
      <w:r w:rsidR="00F940EE" w:rsidRPr="00801086">
        <w:rPr>
          <w:b/>
          <w:bCs/>
          <w:i/>
          <w:iCs/>
        </w:rPr>
        <w:t>Synthesis</w:t>
      </w:r>
      <w:r w:rsidRPr="000C1563">
        <w:t>:</w:t>
      </w:r>
      <w:r>
        <w:t xml:space="preserve"> La síntesis de alto nivel o HLS por sus siglas en inglés</w:t>
      </w:r>
      <w:r w:rsidR="0017426D">
        <w:t xml:space="preserve"> </w:t>
      </w:r>
      <w:r>
        <w:t xml:space="preserve">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r w:rsidRPr="00801086">
        <w:rPr>
          <w:i/>
          <w:iCs/>
        </w:rPr>
        <w:t>netlist</w:t>
      </w:r>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553C33D5" w14:textId="0CC33B93" w:rsidR="007A2197" w:rsidRDefault="00FB2556" w:rsidP="00686624">
      <w:pPr>
        <w:pStyle w:val="Normal1"/>
      </w:pPr>
      <w:r>
        <w:t xml:space="preserve">Existen números métodos de verificación HDL, los más comunes son aquellos en los que se crea un entorno de simulación o </w:t>
      </w:r>
      <w:r w:rsidRPr="00343598">
        <w:rPr>
          <w:i/>
          <w:iCs/>
        </w:rPr>
        <w:t>testbench</w:t>
      </w:r>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0A140020" w14:textId="5748026D" w:rsidR="006B19E5" w:rsidRPr="006B19E5" w:rsidRDefault="006B19E5" w:rsidP="006B19E5">
      <w:pPr>
        <w:pStyle w:val="pf0"/>
        <w:rPr>
          <w:rFonts w:asciiTheme="majorHAnsi" w:eastAsiaTheme="minorHAnsi" w:hAnsiTheme="majorHAnsi" w:cstheme="minorBidi"/>
          <w:sz w:val="22"/>
          <w:szCs w:val="22"/>
          <w:lang w:eastAsia="en-US"/>
        </w:rPr>
      </w:pPr>
      <w:r w:rsidRPr="006B19E5">
        <w:rPr>
          <w:rFonts w:asciiTheme="majorHAnsi" w:eastAsiaTheme="minorHAnsi" w:hAnsiTheme="majorHAnsi" w:cstheme="minorBidi"/>
          <w:sz w:val="22"/>
          <w:szCs w:val="22"/>
          <w:lang w:eastAsia="en-US"/>
        </w:rPr>
        <w:lastRenderedPageBreak/>
        <w:t>En cuanto a la síntesis de alto nivel, esta no sustituye los conocimientos que debe poseer el diseñador, ya que, aunque puede realizar una síntesis y generar una IP en base a un código en C, un usuario de la herramienta sin conocimientos de diseño hardware no sabría interpretar los resultados de la síntesis ni integrar la IP en un sistema mayor. La utilidad de las herramientas de síntesis de alto nivel radica en la facilidad de expresar algoritmos complejos en lenguajes de alto nivel como C o C++ que serían más complejos de implementar en los niveles de abstracción habituales (más bajos) como filtros digitales o cálculos de FFT.</w:t>
      </w:r>
    </w:p>
    <w:p w14:paraId="5C6986EB" w14:textId="498D728B" w:rsidR="00801086" w:rsidRDefault="006B19E5" w:rsidP="006B19E5">
      <w:pPr>
        <w:pStyle w:val="pf0"/>
        <w:rPr>
          <w:rFonts w:eastAsiaTheme="majorEastAsia"/>
          <w:color w:val="000000" w:themeColor="text1"/>
          <w:sz w:val="32"/>
          <w:szCs w:val="32"/>
        </w:rPr>
      </w:pPr>
      <w:r w:rsidRPr="006B19E5">
        <w:rPr>
          <w:rFonts w:asciiTheme="majorHAnsi" w:eastAsiaTheme="minorHAnsi" w:hAnsiTheme="majorHAnsi" w:cstheme="minorBidi"/>
          <w:sz w:val="22"/>
          <w:szCs w:val="22"/>
          <w:lang w:eastAsia="en-US"/>
        </w:rPr>
        <w:t>No obstante, no en todas las aplicaciones e industrias se busca la sencillez o rapidez por encima de otros criterios; en algunos ámbitos con reglas de diseño muy exigentes, es necesario tener control total sobre cómo se implementa cada proceso y cada sentencia de VHDL y sobre lo que está ocurriendo en cada registro en cada ciclo de reloj. Este control y visibilidad durante la etapa de diseño, previo a la verificación, es incompatible con un nivel de abstracción tan alto como el de HLS.</w:t>
      </w:r>
      <w:bookmarkStart w:id="29" w:name="_Toc148387571"/>
      <w:r w:rsidR="00801086">
        <w:rPr>
          <w:sz w:val="32"/>
          <w:szCs w:val="32"/>
        </w:rPr>
        <w:br w:type="page"/>
      </w:r>
    </w:p>
    <w:p w14:paraId="59181FA7" w14:textId="62CFE3F8" w:rsidR="00054B9C" w:rsidRPr="00082113" w:rsidRDefault="00082113" w:rsidP="00054B9C">
      <w:pPr>
        <w:pStyle w:val="titulo1"/>
        <w:numPr>
          <w:ilvl w:val="0"/>
          <w:numId w:val="4"/>
        </w:numPr>
        <w:ind w:left="284" w:hanging="284"/>
        <w:rPr>
          <w:sz w:val="32"/>
          <w:szCs w:val="32"/>
        </w:rPr>
      </w:pPr>
      <w:commentRangeStart w:id="30"/>
      <w:r w:rsidRPr="00082113">
        <w:rPr>
          <w:sz w:val="32"/>
          <w:szCs w:val="32"/>
        </w:rPr>
        <w:lastRenderedPageBreak/>
        <w:t>Objetivos</w:t>
      </w:r>
      <w:bookmarkEnd w:id="29"/>
      <w:r w:rsidRPr="00082113">
        <w:rPr>
          <w:sz w:val="32"/>
          <w:szCs w:val="32"/>
        </w:rPr>
        <w:t xml:space="preserve"> </w:t>
      </w:r>
      <w:commentRangeEnd w:id="30"/>
      <w:r w:rsidR="007A2197">
        <w:rPr>
          <w:rStyle w:val="Refdecomentario"/>
          <w:rFonts w:asciiTheme="majorHAnsi" w:eastAsiaTheme="minorHAnsi" w:hAnsiTheme="majorHAnsi" w:cstheme="minorBidi"/>
          <w:color w:val="auto"/>
        </w:rPr>
        <w:commentReference w:id="30"/>
      </w:r>
    </w:p>
    <w:p w14:paraId="7B2EC614" w14:textId="5A6CB16B" w:rsidR="00054B9C" w:rsidRPr="00857ADA" w:rsidRDefault="00054B9C" w:rsidP="00421348">
      <w:pPr>
        <w:pStyle w:val="subt2"/>
      </w:pPr>
      <w:r w:rsidRPr="00857ADA">
        <w:t>Antecedentes</w:t>
      </w:r>
    </w:p>
    <w:p w14:paraId="4C71EBF8" w14:textId="270CF681"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w:t>
      </w:r>
      <w:r w:rsidR="007906A3">
        <w:t xml:space="preserve">pretende </w:t>
      </w:r>
      <w:r w:rsidRPr="00182B0A">
        <w:t>utiliza</w:t>
      </w:r>
      <w:r w:rsidR="007906A3">
        <w:t>r</w:t>
      </w:r>
      <w:r w:rsidRPr="00182B0A">
        <w:t xml:space="preserve"> la señal EMG para determinar la intencionalidad de movimiento de los diferentes grupos musculare</w:t>
      </w:r>
      <w:r w:rsidR="007906A3">
        <w:t>s</w:t>
      </w:r>
      <w:r w:rsidRPr="00182B0A">
        <w:t xml:space="preserve"> e introducir la señal procesada en el lazo de control del exoesqueleto. Además, está también fuertemente ligado al proyecto ExoSen-SoC (M2998) de la URJC</w:t>
      </w:r>
      <w:r>
        <w:t>,</w:t>
      </w:r>
      <w:r w:rsidRPr="00182B0A">
        <w:t xml:space="preserve"> que tiene como objetivo realizar arquitecturas heterogéneas basadas en System-on-Chip (SoC) para el procesado de las señales EMG.  </w:t>
      </w:r>
    </w:p>
    <w:p w14:paraId="5EF88755" w14:textId="77777777" w:rsidR="00DF63CC" w:rsidRPr="00182B0A" w:rsidRDefault="00DF63CC" w:rsidP="00686624">
      <w:pPr>
        <w:pStyle w:val="Normal1"/>
      </w:pPr>
    </w:p>
    <w:p w14:paraId="497668ED" w14:textId="4FE214B7"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grafia" w:history="1">
        <w:r w:rsidRPr="009858B7">
          <w:rPr>
            <w:rStyle w:val="Hipervnculo"/>
            <w:color w:val="000000" w:themeColor="text1"/>
          </w:rPr>
          <w:t>1</w:t>
        </w:r>
      </w:hyperlink>
      <w:r w:rsidRPr="009858B7">
        <w:t xml:space="preserve">] que </w:t>
      </w:r>
      <w:r w:rsidR="00784382">
        <w:t>integra las</w:t>
      </w:r>
      <w:r w:rsidR="00784382" w:rsidRPr="009858B7">
        <w:t xml:space="preserve"> </w:t>
      </w:r>
      <w:r w:rsidRPr="009858B7">
        <w:t xml:space="preserve">señales EMG de diferentes grupos musculares de </w:t>
      </w:r>
      <w:r>
        <w:t>personas</w:t>
      </w:r>
      <w:r w:rsidRPr="009858B7">
        <w:t xml:space="preserve"> caminando a velocidades conocidas. </w:t>
      </w:r>
    </w:p>
    <w:p w14:paraId="5EA43226" w14:textId="0484E8AE" w:rsidR="00054B9C" w:rsidRPr="00857ADA" w:rsidRDefault="00054B9C" w:rsidP="00421348">
      <w:pPr>
        <w:pStyle w:val="subt2"/>
      </w:pPr>
      <w:r w:rsidRPr="00857ADA">
        <w:t xml:space="preserve">Objetivo </w:t>
      </w:r>
      <w:commentRangeStart w:id="31"/>
      <w:commentRangeStart w:id="32"/>
      <w:commentRangeEnd w:id="31"/>
      <w:r w:rsidRPr="00857ADA">
        <w:commentReference w:id="31"/>
      </w:r>
      <w:commentRangeEnd w:id="32"/>
      <w:r w:rsidRPr="00857ADA">
        <w:commentReference w:id="32"/>
      </w:r>
      <w:r w:rsidRPr="00857ADA">
        <w:t>general</w:t>
      </w:r>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232E6BD5" w:rsidR="00054B9C" w:rsidRDefault="003B5071" w:rsidP="00686624">
      <w:pPr>
        <w:pStyle w:val="Normal1"/>
      </w:pPr>
      <w:r>
        <w:t xml:space="preserve">Para llevar a cabo </w:t>
      </w:r>
      <w:r w:rsidR="002853E8">
        <w:t xml:space="preserve">el desarrollo de </w:t>
      </w:r>
      <w:r>
        <w:t>este objetivo</w:t>
      </w:r>
      <w:r w:rsidR="00054B9C">
        <w:t xml:space="preserve">, se propone que el algoritmo se implemente en Vitis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7A6B139" w:rsidR="00857ADA" w:rsidRPr="00857ADA" w:rsidRDefault="00857ADA" w:rsidP="00421348">
      <w:pPr>
        <w:pStyle w:val="subt2"/>
      </w:pPr>
      <w:r w:rsidRPr="00857ADA">
        <w:lastRenderedPageBreak/>
        <w:t>Objetivos Parciales</w:t>
      </w:r>
    </w:p>
    <w:p w14:paraId="117EB3F4" w14:textId="04231199" w:rsidR="00DF63CC" w:rsidRDefault="00054B9C" w:rsidP="00DF63CC">
      <w:pPr>
        <w:pStyle w:val="Normal1"/>
        <w:spacing w:before="240" w:after="240"/>
      </w:pPr>
      <w:r w:rsidRPr="00434C65">
        <w:t xml:space="preserve">Para la planificación de las actividades, </w:t>
      </w:r>
      <w:r w:rsidR="00E06DD1">
        <w:t>el</w:t>
      </w:r>
      <w:r w:rsidRPr="00434C65">
        <w:t xml:space="preserve"> objetivo general</w:t>
      </w:r>
      <w:r w:rsidR="00E06DD1">
        <w:t xml:space="preserve"> </w:t>
      </w:r>
      <w:r w:rsidRPr="00434C65">
        <w:t>se descompone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6AEC5AA9"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xml:space="preserve">, </w:t>
      </w:r>
      <w:r w:rsidR="00E06DD1">
        <w:t>utilizando como entrada</w:t>
      </w:r>
      <w:r>
        <w:t xml:space="preserve">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r>
        <w:rPr>
          <w:i/>
          <w:iCs/>
        </w:rPr>
        <w:t>b</w:t>
      </w:r>
      <w:r w:rsidRPr="00434C65">
        <w:rPr>
          <w:i/>
          <w:iCs/>
        </w:rPr>
        <w:t>ehavioural</w:t>
      </w:r>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r w:rsidRPr="00434C65">
        <w:rPr>
          <w:i/>
          <w:iCs/>
        </w:rPr>
        <w:t>behavioural</w:t>
      </w:r>
      <w:r w:rsidRPr="00434C65">
        <w:t xml:space="preserve"> se compara con la salida de </w:t>
      </w:r>
      <w:r>
        <w:t>las funciones</w:t>
      </w:r>
      <w:r w:rsidRPr="00434C65">
        <w:t xml:space="preserve"> de </w:t>
      </w:r>
      <w:r>
        <w:t>Matlab</w:t>
      </w:r>
      <w:r w:rsidRPr="00434C65">
        <w:t>. Si coinciden, se procede con la implementación en Vitis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r>
        <w:rPr>
          <w:i/>
          <w:iCs/>
        </w:rPr>
        <w:t>b</w:t>
      </w:r>
      <w:r w:rsidRPr="00434C65">
        <w:rPr>
          <w:i/>
          <w:iCs/>
        </w:rPr>
        <w:t>ehavioural</w:t>
      </w:r>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r w:rsidRPr="00434C65">
        <w:rPr>
          <w:i/>
          <w:iCs/>
        </w:rPr>
        <w:t>behavioural</w:t>
      </w:r>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7BCDD0E4"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11991">
        <w:t xml:space="preserve"> de la arquitectura global</w:t>
      </w:r>
      <w:r w:rsidRPr="00434C65">
        <w:t>.</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33" w:name="_Toc148387572"/>
      <w:r w:rsidRPr="00082113">
        <w:rPr>
          <w:sz w:val="32"/>
          <w:szCs w:val="32"/>
        </w:rPr>
        <w:lastRenderedPageBreak/>
        <w:t>Descripción de la propuesta</w:t>
      </w:r>
      <w:bookmarkEnd w:id="33"/>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r w:rsidRPr="007073F5">
        <w:t>Sistema de adquisición</w:t>
      </w:r>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7F174868" w:rsidR="00686624" w:rsidRPr="001A0BBD" w:rsidRDefault="00686624" w:rsidP="00686624">
      <w:pPr>
        <w:pStyle w:val="Normal1"/>
      </w:pPr>
      <w:r>
        <w:t xml:space="preserve">La plataforma </w:t>
      </w:r>
      <w:r w:rsidRPr="007E69CB">
        <w:t>ADS1298R pertenece a una familia de</w:t>
      </w:r>
      <w:r w:rsidRPr="001A0BBD">
        <w:t xml:space="preserve"> dispositivos de adquisición de </w:t>
      </w:r>
      <w:r w:rsidR="00173A32">
        <w:t xml:space="preserve">datos </w:t>
      </w:r>
      <w:r w:rsidRPr="001A0BBD">
        <w:t>que reúnen todas las características necesarias para aplicaciones médicas, entre las que se encuentran la electromiografía. Est</w:t>
      </w:r>
      <w:r w:rsidR="00173A32">
        <w:t xml:space="preserve">a plataforma </w:t>
      </w:r>
      <w:r w:rsidRPr="001A0BBD">
        <w:t xml:space="preserve">es capaz de muestrear a través de </w:t>
      </w:r>
      <w:r>
        <w:t>ocho</w:t>
      </w:r>
      <w:r w:rsidRPr="001A0BBD">
        <w:t xml:space="preserve"> canales</w:t>
      </w:r>
      <w:r w:rsidR="00173A32">
        <w:t xml:space="preserve"> </w:t>
      </w:r>
      <w:r w:rsidRPr="001A0BBD">
        <w:t>simultáneamente</w:t>
      </w:r>
      <w:r w:rsidR="00173A32">
        <w:t>, con</w:t>
      </w:r>
      <w:r w:rsidR="00173A32" w:rsidRPr="001A0BBD">
        <w:t xml:space="preserve"> </w:t>
      </w:r>
      <w:r w:rsidR="00173A32">
        <w:t>un ADC diferencial en cada</w:t>
      </w:r>
      <w:r w:rsidRPr="001A0BBD">
        <w:t xml:space="preserve"> </w:t>
      </w:r>
      <w:r w:rsidR="00173A32">
        <w:t xml:space="preserve">uno, </w:t>
      </w:r>
      <w:r w:rsidRPr="001A0BBD">
        <w:t xml:space="preserve">y cuantizar los valores de amplitud con 24 bits de resolución y una frecuencia de muestreo configurable de hasta 32.000 muestras por segundo o sps (Samples Per Second). La </w:t>
      </w:r>
      <w:hyperlink w:anchor="fig7" w:history="1">
        <w:r w:rsidRPr="00173A32">
          <w:rPr>
            <w:rStyle w:val="Hipervnculo"/>
            <w:color w:val="auto"/>
            <w:u w:val="none"/>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34" w:name="fig7"/>
      <w:r>
        <w:rPr>
          <w:noProof/>
        </w:rPr>
        <w:drawing>
          <wp:inline distT="0" distB="0" distL="0" distR="0" wp14:anchorId="56A87447" wp14:editId="34C8C237">
            <wp:extent cx="4752975" cy="4317001"/>
            <wp:effectExtent l="0" t="0" r="0" b="7620"/>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4"/>
                    <a:stretch>
                      <a:fillRect/>
                    </a:stretch>
                  </pic:blipFill>
                  <pic:spPr>
                    <a:xfrm>
                      <a:off x="0" y="0"/>
                      <a:ext cx="4757321" cy="4320948"/>
                    </a:xfrm>
                    <a:prstGeom prst="rect">
                      <a:avLst/>
                    </a:prstGeom>
                  </pic:spPr>
                </pic:pic>
              </a:graphicData>
            </a:graphic>
          </wp:inline>
        </w:drawing>
      </w:r>
      <w:bookmarkEnd w:id="34"/>
    </w:p>
    <w:p w14:paraId="6E81E574" w14:textId="77777777" w:rsidR="00686624" w:rsidRDefault="00686624" w:rsidP="00686624">
      <w:pPr>
        <w:pStyle w:val="Descripcin"/>
        <w:jc w:val="center"/>
      </w:pPr>
      <w:r>
        <w:t>Figura 7: Plano esquemático simplificado del interior de una plataforma de adquisición ADS1298R. Captura de hoja de datos de Texas Instruments.</w:t>
      </w:r>
    </w:p>
    <w:p w14:paraId="084C97D8" w14:textId="77777777" w:rsidR="00686624" w:rsidRDefault="00686624" w:rsidP="00686624">
      <w:pPr>
        <w:pStyle w:val="Normal1"/>
      </w:pPr>
      <w:r>
        <w:lastRenderedPageBreak/>
        <w:t>En el esquemático se observa ocho convertidores analógico-digital (ADC) 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38D53ED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w:t>
      </w:r>
      <w:r w:rsidR="00270500">
        <w:t>á</w:t>
      </w:r>
      <w:r>
        <w:t>s adelante se profundizará en las restricciones temporales.</w:t>
      </w:r>
    </w:p>
    <w:p w14:paraId="13721872" w14:textId="77777777" w:rsidR="007073F5" w:rsidRPr="001A0BBD" w:rsidRDefault="007073F5" w:rsidP="00686624">
      <w:pPr>
        <w:pStyle w:val="Normal1"/>
      </w:pPr>
    </w:p>
    <w:p w14:paraId="61E7E647" w14:textId="77777777" w:rsidR="00686624" w:rsidRPr="00173A32" w:rsidRDefault="00686624" w:rsidP="00F37BC4">
      <w:pPr>
        <w:pStyle w:val="subt2"/>
      </w:pPr>
      <w:commentRangeStart w:id="35"/>
      <w:r w:rsidRPr="00B72139">
        <w:t>Elección y descripción del algoritmo a implementar</w:t>
      </w:r>
      <w:commentRangeEnd w:id="35"/>
      <w:r w:rsidRPr="00B72139">
        <w:commentReference w:id="35"/>
      </w:r>
    </w:p>
    <w:p w14:paraId="187A1287" w14:textId="77777777" w:rsidR="00686624" w:rsidRDefault="00686624" w:rsidP="00686624">
      <w:pPr>
        <w:pStyle w:val="Normal1"/>
      </w:pPr>
      <w:r w:rsidRPr="00173A32">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77777777"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w:t>
      </w:r>
      <w:hyperlink w:anchor="Bibliografia" w:history="1">
        <w:r w:rsidRPr="000A4B29">
          <w:t>5</w:t>
        </w:r>
      </w:hyperlink>
      <w:r w:rsidRPr="000A4B29">
        <w:t>]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rsidRPr="00173A32">
        <w:t>(</w:t>
      </w:r>
      <w:hyperlink w:anchor="fig8" w:history="1">
        <w:r w:rsidRPr="009D5774">
          <w:rPr>
            <w:rStyle w:val="Hipervnculo"/>
            <w:rFonts w:cstheme="majorHAnsi"/>
            <w:color w:val="auto"/>
            <w:u w:val="none"/>
          </w:rPr>
          <w:t>Figura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37515AB5" w14:textId="77777777" w:rsidR="00686624" w:rsidRDefault="00686624" w:rsidP="00686624">
      <w:pPr>
        <w:pStyle w:val="Normal1"/>
      </w:pPr>
    </w:p>
    <w:p w14:paraId="4711AE84" w14:textId="77777777" w:rsidR="00686624" w:rsidRDefault="00686624" w:rsidP="00686624">
      <w:pPr>
        <w:pStyle w:val="Normal1"/>
      </w:pPr>
    </w:p>
    <w:p w14:paraId="0C60D2DA" w14:textId="77777777" w:rsidR="00686624" w:rsidRDefault="00686624" w:rsidP="00686624">
      <w:pPr>
        <w:pStyle w:val="Normal1"/>
        <w:rPr>
          <w:noProof/>
        </w:rPr>
      </w:pPr>
    </w:p>
    <w:p w14:paraId="7985A0F3" w14:textId="77777777" w:rsidR="00686624" w:rsidRDefault="00686624" w:rsidP="00686624">
      <w:pPr>
        <w:pStyle w:val="Normal1"/>
        <w:rPr>
          <w:noProof/>
        </w:rPr>
      </w:pPr>
    </w:p>
    <w:p w14:paraId="167C8D7B" w14:textId="77777777" w:rsidR="00686624" w:rsidRPr="00BB524D" w:rsidRDefault="00686624" w:rsidP="007073F5">
      <w:pPr>
        <w:pStyle w:val="Normal1"/>
        <w:jc w:val="center"/>
      </w:pPr>
      <w:bookmarkStart w:id="36" w:name="fig8"/>
      <w:r w:rsidRPr="00EF0D08">
        <w:rPr>
          <w:noProof/>
        </w:rPr>
        <w:drawing>
          <wp:inline distT="0" distB="0" distL="0" distR="0" wp14:anchorId="657E3A5D" wp14:editId="3691EC1C">
            <wp:extent cx="4792890" cy="4591378"/>
            <wp:effectExtent l="0" t="0" r="0" b="0"/>
            <wp:docPr id="13210069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5210" t="3991" r="6020" b="4827"/>
                    <a:stretch/>
                  </pic:blipFill>
                  <pic:spPr bwMode="auto">
                    <a:xfrm>
                      <a:off x="0" y="0"/>
                      <a:ext cx="4793608" cy="4592066"/>
                    </a:xfrm>
                    <a:prstGeom prst="rect">
                      <a:avLst/>
                    </a:prstGeom>
                    <a:noFill/>
                    <a:ln>
                      <a:noFill/>
                    </a:ln>
                    <a:extLst>
                      <a:ext uri="{53640926-AAD7-44D8-BBD7-CCE9431645EC}">
                        <a14:shadowObscured xmlns:a14="http://schemas.microsoft.com/office/drawing/2010/main"/>
                      </a:ext>
                    </a:extLst>
                  </pic:spPr>
                </pic:pic>
              </a:graphicData>
            </a:graphic>
          </wp:inline>
        </w:drawing>
      </w:r>
      <w:bookmarkEnd w:id="36"/>
    </w:p>
    <w:p w14:paraId="434C5D42" w14:textId="77777777" w:rsidR="00686624" w:rsidRPr="00BB524D" w:rsidRDefault="00686624" w:rsidP="00686624">
      <w:pPr>
        <w:pStyle w:val="Descripcin"/>
        <w:jc w:val="center"/>
      </w:pPr>
      <w:r>
        <w:t>Figura 8: Envolvente de señal EMG calculada con los métodos de Media móvil y RMS móvil</w:t>
      </w:r>
      <w:r>
        <w:rPr>
          <w:noProof/>
        </w:rPr>
        <w:t xml:space="preserve"> con un tamaño de ventana de (a) 200 muestras y (b) 20 muestras en Matlab.</w:t>
      </w:r>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37"/>
      <w:r w:rsidRPr="00486441">
        <w:t>i se requiere ajustar la frecuencia de corte o la frecuencia de adquisición, los coeficientes pueden ser recalculados utilizando los nuevos parámetros frecuenciales</w:t>
      </w:r>
      <w:commentRangeEnd w:id="37"/>
      <w:r w:rsidRPr="00486441">
        <w:rPr>
          <w:rStyle w:val="Refdecomentario"/>
        </w:rPr>
        <w:commentReference w:id="37"/>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lastRenderedPageBreak/>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77777777"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w:t>
      </w:r>
      <w:hyperlink w:anchor="Bibliografia" w:history="1">
        <w:r w:rsidRPr="002F79FE">
          <w:t>10</w:t>
        </w:r>
      </w:hyperlink>
      <w:r w:rsidRPr="00E67292">
        <w:t>],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38"/>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38"/>
      <w:r>
        <w:rPr>
          <w:rStyle w:val="Refdecomentario"/>
        </w:rPr>
        <w:commentReference w:id="38"/>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1</w:t>
      </w:r>
      <w:r>
        <w:rPr>
          <w:noProof/>
        </w:rPr>
        <w:fldChar w:fldCharType="end"/>
      </w:r>
      <w:r>
        <w:t>: Resumen de las principales diferencias entre los filtros digitales FIR y los IIR.</w:t>
      </w:r>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39"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tbl>
    <w:bookmarkEnd w:id="39"/>
    <w:p w14:paraId="00E05129" w14:textId="74F87718"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1F5DBCD8" w:rsidR="00686624" w:rsidRDefault="00686624" w:rsidP="00686624">
      <w:pPr>
        <w:pStyle w:val="Normal1"/>
      </w:pPr>
      <w:r w:rsidRPr="004E7732">
        <w:t xml:space="preserve">Un </w:t>
      </w:r>
      <w:r w:rsidR="008530C0" w:rsidRPr="004E7732">
        <w:t>filtro</w:t>
      </w:r>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0" w:type="auto"/>
        <w:tblLook w:val="04A0" w:firstRow="1" w:lastRow="0" w:firstColumn="1" w:lastColumn="0" w:noHBand="0" w:noVBand="1"/>
      </w:tblPr>
      <w:tblGrid>
        <w:gridCol w:w="7576"/>
        <w:gridCol w:w="817"/>
      </w:tblGrid>
      <w:tr w:rsidR="00686624" w14:paraId="22B736B3" w14:textId="77777777" w:rsidTr="0030648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576" w:type="dxa"/>
          </w:tcPr>
          <w:p w14:paraId="0990BBF2" w14:textId="77777777" w:rsidR="00686624" w:rsidRPr="00924E07" w:rsidRDefault="00686624"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561" w:type="dxa"/>
            <w:vAlign w:val="center"/>
          </w:tcPr>
          <w:p w14:paraId="1086E977"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40" w:name="ec2"/>
            <w:r w:rsidRPr="00924E07">
              <w:rPr>
                <w:noProof/>
              </w:rPr>
              <w:t>2</w:t>
            </w:r>
            <w:bookmarkEnd w:id="40"/>
            <w:r w:rsidRPr="00924E07">
              <w:rPr>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ook w:val="04A0" w:firstRow="1" w:lastRow="0" w:firstColumn="1" w:lastColumn="0" w:noHBand="0" w:noVBand="1"/>
      </w:tblPr>
      <w:tblGrid>
        <w:gridCol w:w="7650"/>
        <w:gridCol w:w="817"/>
      </w:tblGrid>
      <w:tr w:rsidR="00686624" w:rsidRPr="00924E07" w14:paraId="63FDE203" w14:textId="77777777" w:rsidTr="0030648B">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0C4AD2DF" w14:textId="77777777" w:rsidR="00686624" w:rsidRPr="00C71DC7" w:rsidRDefault="00686624" w:rsidP="00686624">
            <w:pPr>
              <w:pStyle w:val="Normal1"/>
              <w:rPr>
                <w:b w:val="0"/>
                <w:iCs/>
                <w:noProof/>
              </w:rPr>
            </w:pPr>
            <m:oMathPara>
              <m:oMathParaPr>
                <m:jc m:val="center"/>
              </m:oMathParaPr>
              <m:oMath>
                <m:r>
                  <m:rPr>
                    <m:sty m:val="bi"/>
                  </m:rPr>
                  <w:rPr>
                    <w:rFonts w:ascii="Cambria Math" w:hAnsi="Cambria Math"/>
                    <w:noProof/>
                  </w:rPr>
                  <m:t>y</m:t>
                </m:r>
                <m:d>
                  <m:dPr>
                    <m:begChr m:val="["/>
                    <m:endChr m:val="]"/>
                    <m:ctrlPr>
                      <w:rPr>
                        <w:rFonts w:ascii="Cambria Math" w:hAnsi="Cambria Math"/>
                        <w:b w:val="0"/>
                        <w:iCs/>
                        <w:noProof/>
                      </w:rPr>
                    </m:ctrlPr>
                  </m:dPr>
                  <m:e>
                    <m:r>
                      <m:rPr>
                        <m:sty m:val="bi"/>
                      </m:rPr>
                      <w:rPr>
                        <w:rFonts w:ascii="Cambria Math" w:hAnsi="Cambria Math"/>
                        <w:noProof/>
                      </w:rPr>
                      <m:t>n</m:t>
                    </m:r>
                  </m:e>
                </m:d>
                <m:r>
                  <m:rPr>
                    <m:sty m:val="b"/>
                  </m:rPr>
                  <w:rPr>
                    <w:rFonts w:ascii="Cambria Math" w:hAnsi="Cambria Math"/>
                    <w:noProof/>
                  </w:rPr>
                  <m:t xml:space="preserve">= </m:t>
                </m:r>
                <m:nary>
                  <m:naryPr>
                    <m:chr m:val="∑"/>
                    <m:limLoc m:val="undOvr"/>
                    <m:ctrlPr>
                      <w:rPr>
                        <w:rFonts w:ascii="Cambria Math" w:hAnsi="Cambria Math"/>
                        <w:b w:val="0"/>
                        <w:iCs/>
                        <w:noProof/>
                      </w:rPr>
                    </m:ctrlPr>
                  </m:naryPr>
                  <m:sub>
                    <m:r>
                      <m:rPr>
                        <m:sty m:val="b"/>
                      </m:rPr>
                      <w:rPr>
                        <w:rFonts w:ascii="Cambria Math" w:hAnsi="Cambria Math"/>
                        <w:noProof/>
                      </w:rPr>
                      <m:t>l=0</m:t>
                    </m:r>
                  </m:sub>
                  <m:sup>
                    <m:r>
                      <m:rPr>
                        <m:sty m:val="bi"/>
                      </m:rPr>
                      <w:rPr>
                        <w:rFonts w:ascii="Cambria Math" w:hAnsi="Cambria Math"/>
                        <w:noProof/>
                      </w:rPr>
                      <m:t>L</m:t>
                    </m:r>
                  </m:sup>
                  <m:e>
                    <m:r>
                      <m:rPr>
                        <m:sty m:val="bi"/>
                      </m:rPr>
                      <w:rPr>
                        <w:rFonts w:ascii="Cambria Math" w:hAnsi="Cambria Math"/>
                        <w:noProof/>
                      </w:rPr>
                      <m:t>x</m:t>
                    </m:r>
                    <m:d>
                      <m:dPr>
                        <m:begChr m:val="["/>
                        <m:endChr m:val="]"/>
                        <m:ctrlPr>
                          <w:rPr>
                            <w:rFonts w:ascii="Cambria Math" w:hAnsi="Cambria Math"/>
                            <w:b w:val="0"/>
                            <w:iCs/>
                            <w:noProof/>
                          </w:rPr>
                        </m:ctrlPr>
                      </m:dPr>
                      <m:e>
                        <m:r>
                          <m:rPr>
                            <m:sty m:val="bi"/>
                          </m:rPr>
                          <w:rPr>
                            <w:rFonts w:ascii="Cambria Math" w:hAnsi="Cambria Math"/>
                            <w:noProof/>
                          </w:rPr>
                          <m:t>n-l</m:t>
                        </m:r>
                      </m:e>
                    </m:d>
                    <m:r>
                      <m:rPr>
                        <m:sty m:val="b"/>
                      </m:rPr>
                      <w:rPr>
                        <w:rFonts w:ascii="Cambria Math" w:hAnsi="Cambria Math"/>
                        <w:noProof/>
                      </w:rPr>
                      <m:t>·</m:t>
                    </m:r>
                    <m:r>
                      <m:rPr>
                        <m:sty m:val="bi"/>
                      </m:rPr>
                      <w:rPr>
                        <w:rFonts w:ascii="Cambria Math" w:hAnsi="Cambria Math"/>
                        <w:noProof/>
                      </w:rPr>
                      <m:t>a</m:t>
                    </m:r>
                    <m:d>
                      <m:dPr>
                        <m:begChr m:val="["/>
                        <m:endChr m:val="]"/>
                        <m:ctrlPr>
                          <w:rPr>
                            <w:rFonts w:ascii="Cambria Math" w:hAnsi="Cambria Math"/>
                            <w:b w:val="0"/>
                            <w:iCs/>
                            <w:noProof/>
                          </w:rPr>
                        </m:ctrlPr>
                      </m:dPr>
                      <m:e>
                        <m:r>
                          <m:rPr>
                            <m:sty m:val="bi"/>
                          </m:rPr>
                          <w:rPr>
                            <w:rFonts w:ascii="Cambria Math" w:hAnsi="Cambria Math"/>
                            <w:noProof/>
                          </w:rPr>
                          <m:t>l</m:t>
                        </m:r>
                      </m:e>
                    </m:d>
                  </m:e>
                </m:nary>
              </m:oMath>
            </m:oMathPara>
          </w:p>
        </w:tc>
        <w:tc>
          <w:tcPr>
            <w:tcW w:w="561" w:type="dxa"/>
            <w:vAlign w:val="center"/>
          </w:tcPr>
          <w:p w14:paraId="2D8860FF"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41" w:name="ec3"/>
            <w:r w:rsidRPr="00924E07">
              <w:rPr>
                <w:noProof/>
              </w:rPr>
              <w:t>3</w:t>
            </w:r>
            <w:bookmarkEnd w:id="41"/>
            <w:r w:rsidRPr="00924E07">
              <w:rPr>
                <w:noProof/>
              </w:rPr>
              <w:t>)</w:t>
            </w:r>
          </w:p>
        </w:tc>
      </w:tr>
    </w:tbl>
    <w:p w14:paraId="1DD482F4" w14:textId="77777777" w:rsidR="00686624" w:rsidRDefault="00686624" w:rsidP="00686624">
      <w:pPr>
        <w:pStyle w:val="Normal1"/>
      </w:pPr>
    </w:p>
    <w:p w14:paraId="7CB099C3" w14:textId="1C2DF3C8" w:rsidR="00686624" w:rsidRDefault="00686624" w:rsidP="00686624">
      <w:pPr>
        <w:pStyle w:val="Normal1"/>
      </w:pPr>
      <w:r>
        <w:t>Se observa que la salida y</w:t>
      </w:r>
      <w:r w:rsidR="008530C0">
        <w:t>[n]</w:t>
      </w:r>
      <w:r w:rsidR="00173A32">
        <w:t xml:space="preserve"> </w:t>
      </w:r>
      <w:r>
        <w:t>es un único dato que se calcula a partir de la suma ponderada del dato de entrada x</w:t>
      </w:r>
      <w:r w:rsidR="008530C0">
        <w:t>[n]</w:t>
      </w:r>
      <w:r>
        <w:t xml:space="preserve"> y de los </w:t>
      </w:r>
      <w:r w:rsidR="008530C0">
        <w:t>[</w:t>
      </w:r>
      <w:r>
        <w:t>n – L</w:t>
      </w:r>
      <w:r w:rsidR="008530C0">
        <w:t xml:space="preserve">] </w:t>
      </w:r>
      <w:r>
        <w:t>datos previos. Esto significa que el filtro no empieza a funcionar eficazmente hasta que todas sus posiciones se han llenado. Existe por tanto un retraso en la salida respecto de la entrada (</w:t>
      </w:r>
      <w:hyperlink w:anchor="fig9" w:history="1">
        <w:r w:rsidRPr="00173A32">
          <w:rPr>
            <w:rStyle w:val="Hipervnculo"/>
            <w:color w:val="auto"/>
            <w:u w:val="none"/>
          </w:rPr>
          <w:t>Figura 9</w:t>
        </w:r>
      </w:hyperlink>
      <w:r w:rsidRPr="00173A32">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42"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42"/>
    </w:p>
    <w:p w14:paraId="392DADAB" w14:textId="491B40C5" w:rsidR="003A410D" w:rsidRDefault="00686624" w:rsidP="00A06686">
      <w:pPr>
        <w:pStyle w:val="Descripcin"/>
        <w:jc w:val="center"/>
      </w:pPr>
      <w:r>
        <w:t>Figura 9: Gráfica de señal EMG digitalizada en crudo (naranja) junto a su envolvente (en azul). La envolvente se ha calculado con un filtro FIR de orden 63 y (63 + 1 coeficientes) en Matlab.</w:t>
      </w:r>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9D5774">
          <w:rPr>
            <w:rStyle w:val="Hipervnculo"/>
            <w:noProof/>
            <w:color w:val="auto"/>
            <w:u w:val="none"/>
          </w:rPr>
          <w:t>figura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43"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43"/>
    </w:p>
    <w:p w14:paraId="1CA7898B" w14:textId="77777777" w:rsidR="00686624" w:rsidRPr="00B03D85" w:rsidRDefault="00686624" w:rsidP="00686624">
      <w:pPr>
        <w:pStyle w:val="Descripcin"/>
        <w:jc w:val="center"/>
      </w:pPr>
      <w:r>
        <w:t>Figura 10: Esquema de filtro FIR.</w:t>
      </w:r>
      <w:r w:rsidRPr="0036176A">
        <w:t xml:space="preserve"> </w:t>
      </w:r>
      <w:r>
        <w:t xml:space="preserve">La muestra de salida y[n] es la suma de los productos de las muestras de entrada x[n] por los coeficientes </w:t>
      </w:r>
      <w:r w:rsidRPr="008C5A1C">
        <w:rPr>
          <w:sz w:val="20"/>
          <w:szCs w:val="20"/>
        </w:rPr>
        <w:t>b</w:t>
      </w:r>
      <w:r w:rsidRPr="008C5A1C">
        <w:rPr>
          <w:sz w:val="16"/>
          <w:szCs w:val="16"/>
        </w:rPr>
        <w:t>i</w:t>
      </w:r>
      <w:r w:rsidRPr="008C5A1C">
        <w:t xml:space="preserve">. </w:t>
      </w:r>
      <w:hyperlink r:id="rId28" w:history="1">
        <w:r w:rsidRPr="008C5A1C">
          <w:t>Imagen obtenida de internet</w:t>
        </w:r>
      </w:hyperlink>
    </w:p>
    <w:p w14:paraId="62544B66" w14:textId="77777777" w:rsidR="00686624" w:rsidRDefault="00686624" w:rsidP="00686624">
      <w:pPr>
        <w:pStyle w:val="Normal1"/>
      </w:pPr>
      <w:r>
        <w:t>La ecuación que describe el filtro de la figura 10 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44" w:name="ec4"/>
            <w:r>
              <w:rPr>
                <w:noProof/>
              </w:rPr>
              <w:t>4</w:t>
            </w:r>
            <w:bookmarkEnd w:id="44"/>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45" w:name="ec5"/>
            <w:r>
              <w:rPr>
                <w:noProof/>
              </w:rPr>
              <w:t>5</w:t>
            </w:r>
            <w:bookmarkEnd w:id="45"/>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r w:rsidRPr="007073F5">
        <w:lastRenderedPageBreak/>
        <w:t>Restricciones temporales del filtro</w:t>
      </w:r>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figura 11</w:t>
        </w:r>
      </w:hyperlink>
      <w:r w:rsidRPr="00ED7EC7">
        <w:t>).</w:t>
      </w:r>
    </w:p>
    <w:p w14:paraId="6C92F94C" w14:textId="77777777" w:rsidR="00686624" w:rsidRDefault="00686624" w:rsidP="009F5AE6">
      <w:pPr>
        <w:pStyle w:val="Normal1"/>
        <w:jc w:val="center"/>
      </w:pPr>
      <w:bookmarkStart w:id="46"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46"/>
    </w:p>
    <w:p w14:paraId="5D72D477" w14:textId="5746612F" w:rsidR="00686624" w:rsidRDefault="00686624" w:rsidP="00686624">
      <w:pPr>
        <w:pStyle w:val="Descripcin"/>
        <w:jc w:val="center"/>
      </w:pPr>
      <w:r>
        <w:t>Figura 11: Señal senoidal de 2 Hz muestreada a 20 Hz (superior) y a 5 Hz (inferior). Se observa que conforme aumenta la frecuencia de muestreo, la señal muestreada es más parecida a la original. Elaboración propia en Matlab</w:t>
      </w:r>
      <w:ins w:id="47" w:author="Rubén Nieto Capuchino" w:date="2024-02-09T18:53:00Z">
        <w:r w:rsidR="009203F7">
          <w:t>.</w:t>
        </w:r>
      </w:ins>
    </w:p>
    <w:p w14:paraId="194DBCD0" w14:textId="24FCE805" w:rsidR="00686624" w:rsidRDefault="009203F7" w:rsidP="00686624">
      <w:pPr>
        <w:pStyle w:val="Normal1"/>
        <w:rPr>
          <w:noProof/>
        </w:rPr>
      </w:pPr>
      <w:r>
        <w:rPr>
          <w:noProof/>
        </w:rPr>
        <w:lastRenderedPageBreak/>
        <mc:AlternateContent>
          <mc:Choice Requires="wps">
            <w:drawing>
              <wp:anchor distT="0" distB="0" distL="114300" distR="114300" simplePos="0" relativeHeight="251662336" behindDoc="0" locked="0" layoutInCell="1" allowOverlap="1" wp14:anchorId="06814A65" wp14:editId="133D907C">
                <wp:simplePos x="0" y="0"/>
                <wp:positionH relativeFrom="column">
                  <wp:posOffset>2660032</wp:posOffset>
                </wp:positionH>
                <wp:positionV relativeFrom="paragraph">
                  <wp:posOffset>952797</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29" type="#_x0000_t202" style="position:absolute;left:0;text-align:left;margin-left:209.45pt;margin-top:75pt;width:57.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VK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86624">
        <w:t xml:space="preserve">La explicación en el dominio frecuencial es más abstracta, cuando se </w:t>
      </w:r>
      <w:r>
        <w:t xml:space="preserve">hace la convolución de </w:t>
      </w:r>
      <w:r w:rsidR="00686624">
        <w:t xml:space="preserve">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00686624" w:rsidRPr="00DB5451">
        <w:rPr>
          <w:i/>
          <w:iCs/>
        </w:rPr>
        <w:t>aliasing</w:t>
      </w:r>
      <w:r w:rsidR="00686624">
        <w:t xml:space="preserve"> (</w:t>
      </w:r>
      <w:hyperlink w:anchor="fig12" w:history="1">
        <w:r w:rsidR="00686624" w:rsidRPr="00ED7EC7">
          <w:t>figura 12</w:t>
        </w:r>
      </w:hyperlink>
      <w:r w:rsidR="00686624">
        <w:t>).</w:t>
      </w:r>
    </w:p>
    <w:p w14:paraId="56513A66" w14:textId="2D55A29F" w:rsidR="00686624" w:rsidRDefault="00AF0319" w:rsidP="00AF0319">
      <w:pPr>
        <w:pStyle w:val="Normal1"/>
        <w:jc w:val="center"/>
      </w:pPr>
      <w:bookmarkStart w:id="48" w:name="fig12"/>
      <w:r>
        <w:rPr>
          <w:noProof/>
        </w:rPr>
        <mc:AlternateContent>
          <mc:Choice Requires="wps">
            <w:drawing>
              <wp:anchor distT="0" distB="0" distL="114300" distR="114300" simplePos="0" relativeHeight="251663360" behindDoc="0" locked="0" layoutInCell="1" allowOverlap="1" wp14:anchorId="5BD11304" wp14:editId="22CEE789">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0" type="#_x0000_t202" style="position:absolute;left:0;text-align:left;margin-left:349.35pt;margin-top:57.65pt;width:94.8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79MQIAAFsEAAAOAAAAZHJzL2Uyb0RvYy54bWysVE1v2zAMvQ/YfxB0X+y4S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48"/>
    </w:p>
    <w:p w14:paraId="053A35CC" w14:textId="2EDF53E8" w:rsidR="00686624" w:rsidRPr="00DE5DAD" w:rsidRDefault="00686624" w:rsidP="009F5AE6">
      <w:pPr>
        <w:pStyle w:val="Descripcin"/>
      </w:pPr>
      <w:r w:rsidRPr="000A59A6">
        <w:t>Figura 1</w:t>
      </w:r>
      <w:r>
        <w:t>2</w:t>
      </w:r>
      <w:r w:rsidRPr="000A59A6">
        <w:t>: Ejemplo de solapamiento del espectro por submuestreo. fs es la frecuencia de muestreo. Elaboración</w:t>
      </w:r>
      <w:r>
        <w:t xml:space="preserve"> propia</w:t>
      </w:r>
    </w:p>
    <w:p w14:paraId="252E8550" w14:textId="16FCD382"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ExoSen-Soc, las señales se van a muestrear a 8 ksps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77777777"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B72139">
          <w:rPr>
            <w:rStyle w:val="Hipervnculo"/>
            <w:color w:val="auto"/>
            <w:u w:val="none"/>
          </w:rPr>
          <w:t>figura 5</w:t>
        </w:r>
      </w:hyperlink>
      <w:r>
        <w:t>. Por tanto, la frecuencia de corte se debe situar en 400 kHz. Nos obstante, las simulaciones y la implementación se han realizado tomando la base de datos [</w:t>
      </w:r>
      <w:hyperlink w:anchor="Bibliografia" w:history="1">
        <w:r w:rsidRPr="00655483">
          <w:t>1</w:t>
        </w:r>
      </w:hyperlink>
      <w:r>
        <w:t xml:space="preserve">] como referencia, y las señales EMG que contiene han sido muestreadas a 2 kHz, con lo que se ha propuesto filtrar a partir de los 500 Hz y, por tanto, se ha situado la frecuencia de corte en </w:t>
      </w:r>
      <w:commentRangeStart w:id="49"/>
      <w:commentRangeStart w:id="50"/>
      <w:r>
        <w:t>50 Hz.</w:t>
      </w:r>
      <w:commentRangeEnd w:id="49"/>
      <w:r w:rsidR="00106560">
        <w:rPr>
          <w:rStyle w:val="Refdecomentario"/>
        </w:rPr>
        <w:commentReference w:id="49"/>
      </w:r>
      <w:commentRangeEnd w:id="50"/>
      <w:r w:rsidR="00B72139">
        <w:rPr>
          <w:rStyle w:val="Refdecomentario"/>
        </w:rPr>
        <w:commentReference w:id="50"/>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r w:rsidRPr="00026626">
        <w:rPr>
          <w:i/>
          <w:iCs/>
        </w:rPr>
        <w:t>hold</w:t>
      </w:r>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355D60FF" w:rsidR="00686624" w:rsidRPr="0017204D" w:rsidRDefault="00686624" w:rsidP="00686624">
      <w:pPr>
        <w:pStyle w:val="Normal1"/>
      </w:pPr>
      <w:r>
        <w:t xml:space="preserve">Muestrear a 8 ksps significa que el sistema adquiere una muestra con un periodo de 125 </w:t>
      </w:r>
      <w:r w:rsidR="00B52921">
        <w:rPr>
          <w:rFonts w:cstheme="majorHAnsi"/>
        </w:rPr>
        <w:t>µ</w:t>
      </w:r>
      <w:r w:rsidR="00B52921">
        <w:t>s</w:t>
      </w:r>
      <w:r>
        <w:t xml:space="preserve">,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w:bookmarkStart w:id="51" w:name="ec6"/>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bookmarkEnd w:id="51"/>
          </w:p>
        </w:tc>
        <w:tc>
          <w:tcPr>
            <w:tcW w:w="570" w:type="dxa"/>
            <w:vAlign w:val="center"/>
          </w:tcPr>
          <w:p w14:paraId="356E4477" w14:textId="77777777" w:rsidR="00686624" w:rsidRDefault="00686624" w:rsidP="00686624">
            <w:pPr>
              <w:pStyle w:val="Normal1"/>
              <w:rPr>
                <w:noProof/>
              </w:rPr>
            </w:pPr>
            <w:r>
              <w:rPr>
                <w:noProof/>
              </w:rPr>
              <w:t>(6)</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5EF0D78C" w:rsidR="00686624" w:rsidRDefault="00686624" w:rsidP="00197F44">
      <w:pPr>
        <w:pStyle w:val="Normal1"/>
      </w:pPr>
      <w:r>
        <w:t xml:space="preserve">Esto implica que el filtro debe procesar todos los canales que le inyecten datos, y tener listo un dato de salida en menos de 125 </w:t>
      </w:r>
      <w:r w:rsidR="00B52921">
        <w:rPr>
          <w:rFonts w:cstheme="majorHAnsi"/>
        </w:rPr>
        <w:t>µ</w:t>
      </w:r>
      <w:r w:rsidR="00B52921">
        <w:t>s</w:t>
      </w:r>
      <w:r>
        <w:t xml:space="preserve">.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r w:rsidRPr="007073F5">
        <w:t>Restricciones de área del filtro</w:t>
      </w:r>
      <w:commentRangeStart w:id="52"/>
      <w:commentRangeEnd w:id="52"/>
      <w:r w:rsidRPr="007073F5">
        <w:commentReference w:id="52"/>
      </w:r>
    </w:p>
    <w:p w14:paraId="55C0CEA0" w14:textId="571BC1F9"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como Flip-Flops (FF), bloques DSP, LUTs (</w:t>
      </w:r>
      <w:r w:rsidRPr="00D36038">
        <w:rPr>
          <w:i/>
          <w:iCs/>
        </w:rPr>
        <w:t>Look-Up Tables</w:t>
      </w:r>
      <w:r w:rsidRPr="001923F1">
        <w:t>)</w:t>
      </w:r>
      <w:r w:rsidR="00B52921">
        <w:t xml:space="preserve"> y memoria</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53"/>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53"/>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77777777"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53"/>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[6] y que debe dedicarse un bit para indicar el signo, se puede calcular la resolución de los datos con la ecuación 7:</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(7)</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2F59D04C" w:rsidR="00686624" w:rsidRDefault="00686624" w:rsidP="00686624">
      <w:pPr>
        <w:pStyle w:val="Normal1"/>
      </w:pPr>
      <w:r>
        <w:t xml:space="preserve">La FPGA de </w:t>
      </w:r>
      <w:r w:rsidR="00173BA2">
        <w:t>AMD-X</w:t>
      </w:r>
      <w:r>
        <w:t xml:space="preserve">ilinx en la que se va a implementar el filtro, es la </w:t>
      </w:r>
      <w:r w:rsidRPr="00CF3CA4">
        <w:t>XC7Z0</w:t>
      </w:r>
      <w:r>
        <w:t>1</w:t>
      </w:r>
      <w:r w:rsidRPr="00CF3CA4">
        <w:t>0-1CLG400C</w:t>
      </w:r>
      <w:r>
        <w:t xml:space="preserve"> integrada en la placa de desarrollo Zybo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Digital Signal Processor</w:t>
      </w:r>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41DF5D27" w:rsidR="00686624" w:rsidRDefault="00686624" w:rsidP="00686624">
      <w:pPr>
        <w:pStyle w:val="Normal1"/>
      </w:pPr>
      <w:r>
        <w:t xml:space="preserve">Los DSPs de la FPGA en cuestión poseen varias entradas de datos de distintas resoluciones (A, B, C y D) y una única salida (P). </w:t>
      </w:r>
      <w:r w:rsidR="00136AEC">
        <w:t>Internamente</w:t>
      </w:r>
      <w:r>
        <w:t xml:space="preserve">, </w:t>
      </w:r>
      <w:r w:rsidR="00A43B81">
        <w:t>incluye un</w:t>
      </w:r>
      <w:r>
        <w:t xml:space="preserve"> módulo sumador (</w:t>
      </w:r>
      <w:r>
        <w:rPr>
          <w:i/>
          <w:iCs/>
        </w:rPr>
        <w:t>pre-adder</w:t>
      </w:r>
      <w:r>
        <w:t>) y el multiplicador (</w:t>
      </w:r>
      <w:r>
        <w:rPr>
          <w:i/>
          <w:iCs/>
        </w:rPr>
        <w:t>multiplier</w:t>
      </w:r>
      <w:r>
        <w:t xml:space="preserve">) </w:t>
      </w:r>
      <w:r w:rsidR="00A43B81">
        <w:t xml:space="preserve">de 25x18 bits y </w:t>
      </w:r>
      <w:r>
        <w:t>se utilizarán para realizar la suma ponderada y obtener un resultado de un máximo de 48 bits (</w:t>
      </w:r>
      <w:hyperlink w:anchor="fig13" w:history="1">
        <w:r w:rsidRPr="006136C9">
          <w:t>figura 13</w:t>
        </w:r>
      </w:hyperlink>
      <w:r w:rsidRPr="006136C9">
        <w:t>)</w:t>
      </w:r>
      <w:r>
        <w:t>.</w:t>
      </w:r>
    </w:p>
    <w:p w14:paraId="3B69A3D1" w14:textId="77777777" w:rsidR="00197F44" w:rsidRDefault="00197F44" w:rsidP="00197F44">
      <w:pPr>
        <w:pStyle w:val="Normal1"/>
        <w:jc w:val="center"/>
        <w:rPr>
          <w:noProof/>
          <w:lang w:eastAsia="es-ES"/>
        </w:rPr>
      </w:pPr>
      <w:bookmarkStart w:id="54"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54"/>
    </w:p>
    <w:p w14:paraId="3B231204" w14:textId="1D7C5070" w:rsidR="00686624" w:rsidRDefault="00686624" w:rsidP="00686624">
      <w:pPr>
        <w:pStyle w:val="Descripcin"/>
        <w:jc w:val="center"/>
      </w:pPr>
      <w:r>
        <w:t>Figura 13: Bloque de procesamiento de señales digitales (DSP) de FPGA de AMD-</w:t>
      </w:r>
      <w:commentRangeStart w:id="55"/>
      <w:r>
        <w:t>Xilinx</w:t>
      </w:r>
      <w:commentRangeEnd w:id="55"/>
      <w:r>
        <w:rPr>
          <w:rStyle w:val="Refdecomentario"/>
          <w:i w:val="0"/>
          <w:iCs w:val="0"/>
          <w:color w:val="auto"/>
        </w:rPr>
        <w:commentReference w:id="55"/>
      </w:r>
      <w:r>
        <w:t>.</w:t>
      </w:r>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B72139">
      <w:pPr>
        <w:pStyle w:val="Normal1"/>
        <w:spacing w:after="120"/>
        <w:contextualSpacing w:val="0"/>
      </w:pPr>
      <w:r w:rsidRPr="000513A8">
        <w:rPr>
          <w:b/>
          <w:bCs/>
        </w:rPr>
        <w:lastRenderedPageBreak/>
        <w:t>Coeficientes (18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12EE4535" w:rsidR="009E0690" w:rsidRDefault="000513A8" w:rsidP="00B72139">
      <w:pPr>
        <w:pStyle w:val="Normal1"/>
        <w:spacing w:after="120"/>
        <w:contextualSpacing w:val="0"/>
      </w:pPr>
      <w:r w:rsidRPr="000513A8">
        <w:rPr>
          <w:b/>
          <w:bCs/>
        </w:rPr>
        <w:t>Datos de entrada</w:t>
      </w:r>
      <w:r>
        <w:rPr>
          <w:b/>
          <w:bCs/>
        </w:rPr>
        <w:t xml:space="preserve">: </w:t>
      </w:r>
      <w:r w:rsidR="00B72139">
        <w:t xml:space="preserve">La plataforma de </w:t>
      </w:r>
      <w:r w:rsidR="006B19E5">
        <w:t>adquisición envía</w:t>
      </w:r>
      <w:r w:rsidRPr="000513A8">
        <w:t xml:space="preserve"> los datos codificados en 24 bits, </w:t>
      </w:r>
      <w:r w:rsidR="00CC3828">
        <w:t xml:space="preserve">por lo que </w:t>
      </w:r>
      <w:r w:rsidRPr="000513A8">
        <w:t>puede introducirse</w:t>
      </w:r>
      <w:r w:rsidR="00CC3828">
        <w:t xml:space="preserve"> el dato</w:t>
      </w:r>
      <w:r w:rsidRPr="000513A8">
        <w:t xml:space="preserve"> al pre-adder por cualquiera de sus dos entradas.</w:t>
      </w:r>
    </w:p>
    <w:p w14:paraId="50364902" w14:textId="77777777" w:rsidR="00FC2875" w:rsidRPr="009E0690" w:rsidRDefault="00FC2875" w:rsidP="00FC2875">
      <w:pPr>
        <w:pStyle w:val="Normal1"/>
        <w:spacing w:after="120"/>
        <w:contextualSpacing w:val="0"/>
        <w:rPr>
          <w:u w:val="single"/>
        </w:rPr>
      </w:pPr>
      <w:r>
        <w:rPr>
          <w:b/>
          <w:bCs/>
        </w:rPr>
        <w:t>Salida del multiplicador:</w:t>
      </w:r>
      <w:r>
        <w:t xml:space="preserve"> </w:t>
      </w:r>
      <w:r w:rsidRPr="009E0690">
        <w:t>En general, el resultado de una multiplicación necesita como máximo tantos bits como la suma de los bits de los factores. En este caso la parte entera no es necesario sumarla, ya que ambos factores son, en valor absoluto, menor</w:t>
      </w:r>
      <w:r>
        <w:t>es</w:t>
      </w:r>
      <w:r w:rsidRPr="009E0690">
        <w:t xml:space="preserve">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5760B8C6" w14:textId="77777777" w:rsidR="00FC2875" w:rsidRDefault="00FC2875" w:rsidP="00FC2875">
      <w:pPr>
        <w:pStyle w:val="Normal1"/>
        <w:spacing w:after="120"/>
        <w:contextualSpacing w:val="0"/>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logaritmo en base 2 del número de sumas. En este filtro de 64 coeficientes se sumarán 64 productos, por lo que son necesarios log</w:t>
      </w:r>
      <w:r>
        <w:rPr>
          <w:vertAlign w:val="subscript"/>
        </w:rPr>
        <w:t>2</w:t>
      </w:r>
      <w:r>
        <w:t xml:space="preserve">(64) = 6 bits extra. </w:t>
      </w:r>
    </w:p>
    <w:p w14:paraId="349D7932" w14:textId="77777777" w:rsidR="00FC2875" w:rsidRPr="000F68D4" w:rsidRDefault="00FC2875" w:rsidP="00FC2875">
      <w:pPr>
        <w:pStyle w:val="Normal1"/>
        <w:spacing w:after="120"/>
        <w:contextualSpacing w:val="0"/>
      </w:pPr>
      <w:r>
        <w:t xml:space="preserve">En realidad, al ser un filtro de ganancia unidad, el resultado final del sumador no puede ser mayor que la entrada, pero esto no garantiza </w:t>
      </w:r>
      <w:r w:rsidRPr="000F68D4">
        <w:t xml:space="preserve">que </w:t>
      </w:r>
      <w:r>
        <w:t>una o varias</w:t>
      </w:r>
      <w:r w:rsidRPr="000F68D4">
        <w:t xml:space="preserve"> de las sumas </w:t>
      </w:r>
      <w:r>
        <w:t xml:space="preserve">intermedias </w:t>
      </w:r>
      <w:r w:rsidRPr="000F68D4">
        <w:t xml:space="preserve">pueda </w:t>
      </w:r>
      <w:r>
        <w:t>necesitar una cuantificación mayor de la parte entera</w:t>
      </w:r>
      <w:r w:rsidRPr="000F68D4">
        <w:t>.</w:t>
      </w:r>
    </w:p>
    <w:p w14:paraId="183F30E8" w14:textId="77777777" w:rsidR="00FC2875" w:rsidRDefault="00FC2875" w:rsidP="00FC2875">
      <w:pPr>
        <w:pStyle w:val="Normal1"/>
        <w:spacing w:after="120"/>
        <w:contextualSpacing w:val="0"/>
        <w:rPr>
          <w:lang w:eastAsia="es-ES"/>
        </w:rPr>
      </w:pPr>
      <w:r w:rsidRPr="000513A8">
        <w:rPr>
          <w:b/>
          <w:bCs/>
        </w:rPr>
        <w:t>Datos de salida</w:t>
      </w:r>
      <w:r>
        <w:rPr>
          <w:b/>
          <w:bCs/>
        </w:rPr>
        <w:t xml:space="preserve">: </w:t>
      </w:r>
      <w:r>
        <w:rPr>
          <w:lang w:eastAsia="es-ES"/>
        </w:rPr>
        <w:t xml:space="preserve"> </w:t>
      </w:r>
      <w:r w:rsidRPr="00CC3828">
        <w:rPr>
          <w:lang w:eastAsia="es-ES"/>
        </w:rPr>
        <w:t xml:space="preserve">Con el fin de asegurar la compatibilidad con la mayoría de los buses y facilitar la integración con el resto del sistema, se </w:t>
      </w:r>
      <w:r>
        <w:rPr>
          <w:lang w:eastAsia="es-ES"/>
        </w:rPr>
        <w:t>opta por</w:t>
      </w:r>
      <w:r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rPr>
          <w:lang w:eastAsia="es-ES"/>
        </w:rPr>
      </w:pPr>
    </w:p>
    <w:p w14:paraId="7448BEF3" w14:textId="77777777" w:rsidR="00923C1D" w:rsidRDefault="00923C1D" w:rsidP="00CC3828">
      <w:pPr>
        <w:pStyle w:val="Normal1"/>
        <w:spacing w:after="120"/>
        <w:contextualSpacing w:val="0"/>
        <w:rPr>
          <w:lang w:eastAsia="es-ES"/>
        </w:rPr>
      </w:pPr>
    </w:p>
    <w:p w14:paraId="15968BFB" w14:textId="77777777" w:rsidR="00923C1D" w:rsidRDefault="00923C1D" w:rsidP="00CC3828">
      <w:pPr>
        <w:pStyle w:val="Normal1"/>
        <w:spacing w:after="120"/>
        <w:contextualSpacing w:val="0"/>
        <w:rPr>
          <w:lang w:eastAsia="es-ES"/>
        </w:rPr>
      </w:pPr>
    </w:p>
    <w:p w14:paraId="448650E1" w14:textId="77777777" w:rsidR="00923C1D" w:rsidRDefault="00923C1D" w:rsidP="00CC3828">
      <w:pPr>
        <w:pStyle w:val="Normal1"/>
        <w:spacing w:after="120"/>
        <w:contextualSpacing w:val="0"/>
        <w:rPr>
          <w:lang w:eastAsia="es-ES"/>
        </w:rPr>
      </w:pPr>
    </w:p>
    <w:p w14:paraId="0D9F3F58" w14:textId="77777777" w:rsidR="00923C1D" w:rsidRDefault="00923C1D" w:rsidP="00CC3828">
      <w:pPr>
        <w:pStyle w:val="Normal1"/>
        <w:spacing w:after="120"/>
        <w:contextualSpacing w:val="0"/>
        <w:rPr>
          <w:lang w:eastAsia="es-ES"/>
        </w:rPr>
      </w:pPr>
    </w:p>
    <w:p w14:paraId="0EBA60FD" w14:textId="77777777" w:rsidR="00923C1D" w:rsidRDefault="00923C1D" w:rsidP="00CC3828">
      <w:pPr>
        <w:pStyle w:val="Normal1"/>
        <w:spacing w:after="120"/>
        <w:contextualSpacing w:val="0"/>
        <w:rPr>
          <w:lang w:eastAsia="es-ES"/>
        </w:rPr>
      </w:pPr>
    </w:p>
    <w:p w14:paraId="4844592C" w14:textId="77777777" w:rsidR="00923C1D" w:rsidRDefault="00923C1D" w:rsidP="00CC3828">
      <w:pPr>
        <w:pStyle w:val="Normal1"/>
        <w:spacing w:after="120"/>
        <w:contextualSpacing w:val="0"/>
        <w:rPr>
          <w:lang w:eastAsia="es-ES"/>
        </w:rPr>
      </w:pPr>
    </w:p>
    <w:p w14:paraId="516FBE77" w14:textId="77777777" w:rsidR="00FC2875" w:rsidRDefault="00FC2875" w:rsidP="00FC2875">
      <w:pPr>
        <w:pStyle w:val="Normal1"/>
        <w:spacing w:after="120"/>
        <w:contextualSpacing w:val="0"/>
        <w:rPr>
          <w:lang w:eastAsia="es-ES"/>
        </w:rPr>
      </w:pPr>
      <w:bookmarkStart w:id="56" w:name="fig14"/>
      <w:r w:rsidRPr="00923C1D">
        <w:rPr>
          <w:lang w:eastAsia="es-ES"/>
        </w:rPr>
        <w:lastRenderedPageBreak/>
        <w:t xml:space="preserve">La </w:t>
      </w:r>
      <w:hyperlink w:anchor="fig14" w:history="1">
        <w:r w:rsidRPr="0080120D">
          <w:rPr>
            <w:lang w:eastAsia="es-ES"/>
          </w:rPr>
          <w:t>figura 14</w:t>
        </w:r>
      </w:hyperlink>
      <w:r w:rsidRPr="00923C1D">
        <w:rPr>
          <w:lang w:eastAsia="es-ES"/>
        </w:rPr>
        <w:t xml:space="preserve"> resume la cuantificación escogida para cada sección del </w:t>
      </w:r>
      <w:r w:rsidRPr="003E01FA">
        <w:rPr>
          <w:i/>
          <w:iCs/>
          <w:lang w:eastAsia="es-ES"/>
        </w:rPr>
        <w:t>datapath</w:t>
      </w:r>
      <w:r w:rsidRPr="00923C1D">
        <w:rPr>
          <w:lang w:eastAsia="es-ES"/>
        </w:rPr>
        <w:t xml:space="preserve"> (Camino de los datos) con la notación Q(IL,FL), donde IL (</w:t>
      </w:r>
      <w:r w:rsidRPr="00923C1D">
        <w:rPr>
          <w:i/>
          <w:iCs/>
          <w:lang w:eastAsia="es-ES"/>
        </w:rPr>
        <w:t>Integer</w:t>
      </w:r>
      <w:r w:rsidRPr="00923C1D">
        <w:rPr>
          <w:lang w:eastAsia="es-ES"/>
        </w:rPr>
        <w:t xml:space="preserve"> </w:t>
      </w:r>
      <w:r w:rsidRPr="00923C1D">
        <w:rPr>
          <w:i/>
          <w:iCs/>
          <w:lang w:eastAsia="es-ES"/>
        </w:rPr>
        <w:t>Length</w:t>
      </w:r>
      <w:r w:rsidRPr="00923C1D">
        <w:rPr>
          <w:lang w:eastAsia="es-ES"/>
        </w:rPr>
        <w:t>) es el tamaño de la parte entera y FL (</w:t>
      </w:r>
      <w:r w:rsidRPr="00923C1D">
        <w:rPr>
          <w:i/>
          <w:iCs/>
          <w:lang w:eastAsia="es-ES"/>
        </w:rPr>
        <w:t>Fraction</w:t>
      </w:r>
      <w:r w:rsidRPr="00923C1D">
        <w:rPr>
          <w:lang w:eastAsia="es-ES"/>
        </w:rPr>
        <w:t xml:space="preserve"> </w:t>
      </w:r>
      <w:r w:rsidRPr="00923C1D">
        <w:rPr>
          <w:i/>
          <w:iCs/>
          <w:lang w:eastAsia="es-ES"/>
        </w:rPr>
        <w:t>Length</w:t>
      </w:r>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rPr>
          <w:u w:val="single"/>
        </w:rPr>
      </w:pPr>
      <w:commentRangeStart w:id="57"/>
      <w:commentRangeStart w:id="58"/>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2"/>
                    <a:stretch>
                      <a:fillRect/>
                    </a:stretch>
                  </pic:blipFill>
                  <pic:spPr>
                    <a:xfrm>
                      <a:off x="0" y="0"/>
                      <a:ext cx="4195217" cy="1846014"/>
                    </a:xfrm>
                    <a:prstGeom prst="rect">
                      <a:avLst/>
                    </a:prstGeom>
                  </pic:spPr>
                </pic:pic>
              </a:graphicData>
            </a:graphic>
          </wp:inline>
        </w:drawing>
      </w:r>
      <w:bookmarkEnd w:id="56"/>
      <w:commentRangeEnd w:id="57"/>
      <w:r w:rsidR="003239CA">
        <w:rPr>
          <w:rStyle w:val="Refdecomentario"/>
        </w:rPr>
        <w:commentReference w:id="57"/>
      </w:r>
      <w:commentRangeEnd w:id="58"/>
      <w:r w:rsidR="005D00F6">
        <w:rPr>
          <w:rStyle w:val="Refdecomentario"/>
        </w:rPr>
        <w:commentReference w:id="58"/>
      </w:r>
    </w:p>
    <w:p w14:paraId="31888BE5" w14:textId="285C023A" w:rsidR="00686624" w:rsidRDefault="00923C1D" w:rsidP="00923C1D">
      <w:pPr>
        <w:pStyle w:val="Descripcin"/>
        <w:jc w:val="center"/>
        <w:rPr>
          <w:lang w:eastAsia="es-ES"/>
        </w:rPr>
      </w:pPr>
      <w:r>
        <w:t>Figura 14: Cuantificación del datapath a través del DSP.</w:t>
      </w:r>
    </w:p>
    <w:p w14:paraId="5E6B938D" w14:textId="512F3811"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commentRangeStart w:id="59"/>
      <w:r>
        <w:rPr>
          <w:lang w:eastAsia="es-ES"/>
        </w:rPr>
        <w:t>DSPs en cascada</w:t>
      </w:r>
      <w:commentRangeEnd w:id="59"/>
      <w:r>
        <w:rPr>
          <w:rStyle w:val="Refdecomentario"/>
        </w:rPr>
        <w:commentReference w:id="59"/>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 </w:t>
      </w:r>
      <w:r w:rsidR="00E709E5">
        <w:rPr>
          <w:lang w:eastAsia="es-ES"/>
        </w:rPr>
        <w:t>En realidad, la implementación y el rutado depende del sintetizador, pero conocer la estructura de los bloques DSP puede ayudar al diseñador con el uso de las directivas de optimización y con la propia descripción de funcionamiento en lenguaje C.</w:t>
      </w:r>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figura 15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60"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3"/>
                    <a:stretch>
                      <a:fillRect/>
                    </a:stretch>
                  </pic:blipFill>
                  <pic:spPr>
                    <a:xfrm>
                      <a:off x="0" y="0"/>
                      <a:ext cx="5608553" cy="1993727"/>
                    </a:xfrm>
                    <a:prstGeom prst="rect">
                      <a:avLst/>
                    </a:prstGeom>
                  </pic:spPr>
                </pic:pic>
              </a:graphicData>
            </a:graphic>
          </wp:inline>
        </w:drawing>
      </w:r>
      <w:bookmarkEnd w:id="60"/>
      <w:r>
        <w:rPr>
          <w:noProof/>
        </w:rPr>
        <w:t xml:space="preserve"> </w:t>
      </w:r>
      <w:r>
        <w:rPr>
          <w:noProof/>
        </w:rPr>
        <mc:AlternateContent>
          <mc:Choice Requires="wpi">
            <w:drawing>
              <wp:anchor distT="0" distB="0" distL="114300" distR="114300" simplePos="0" relativeHeight="251664384" behindDoc="0" locked="0" layoutInCell="1" allowOverlap="1" wp14:anchorId="66A11BC2" wp14:editId="20312745">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4">
                      <w14:nvContentPartPr>
                        <w14:cNvContentPartPr/>
                      </w14:nvContentPartPr>
                      <w14:xfrm>
                        <a:off x="0" y="0"/>
                        <a:ext cx="16560" cy="84960"/>
                      </w14:xfrm>
                    </w14:contentPart>
                  </a:graphicData>
                </a:graphic>
              </wp:anchor>
            </w:drawing>
          </mc:Choice>
          <mc:Fallback>
            <w:pict>
              <v:shape w14:anchorId="2AA58C36" id="Entrada de lápiz 62" o:spid="_x0000_s1026" type="#_x0000_t75" style="position:absolute;margin-left:58.2pt;margin-top:126.45pt;width:6.95pt;height:1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">
                <v:imagedata r:id="rId36" o:title=""/>
              </v:shape>
            </w:pict>
          </mc:Fallback>
        </mc:AlternateContent>
      </w:r>
    </w:p>
    <w:p w14:paraId="6B5B4B13" w14:textId="3D9CF6C7" w:rsidR="00923C1D" w:rsidRDefault="000A657A" w:rsidP="000A657A">
      <w:pPr>
        <w:pStyle w:val="Descripcin"/>
        <w:jc w:val="center"/>
        <w:rPr>
          <w:lang w:eastAsia="es-ES"/>
        </w:rPr>
      </w:pPr>
      <w:r>
        <w:t>Figura 15: Alternativas de acumulación de sumas en el DSP.</w:t>
      </w:r>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w:t>
      </w:r>
      <w:commentRangeStart w:id="61"/>
      <w:r w:rsidRPr="008E403F">
        <w:rPr>
          <w:lang w:eastAsia="es-ES"/>
        </w:rPr>
        <w:t>50 Hz</w:t>
      </w:r>
      <w:commentRangeEnd w:id="61"/>
      <w:r w:rsidR="00A9320B">
        <w:rPr>
          <w:rStyle w:val="Refdecomentario"/>
        </w:rPr>
        <w:commentReference w:id="61"/>
      </w:r>
      <w:r w:rsidRPr="008E403F">
        <w:rPr>
          <w:lang w:eastAsia="es-ES"/>
        </w:rPr>
        <w:t xml:space="preserve">,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2C413BAE" w:rsidR="00686624" w:rsidRDefault="00686624" w:rsidP="00686624">
      <w:pPr>
        <w:pStyle w:val="Normal1"/>
        <w:rPr>
          <w:lang w:eastAsia="es-ES"/>
        </w:rPr>
      </w:pPr>
      <w:r>
        <w:rPr>
          <w:lang w:eastAsia="es-ES"/>
        </w:rPr>
        <w:t xml:space="preserve">Con 64 coeficientes, si se implementa la suma en cascada se necesitarían 64 DSPs, uno por cada producto, dejando solo 16 DSPs para el resto del sistema. Si además se quisiese paralelizar el procesamiento de los canales </w:t>
      </w:r>
      <w:r w:rsidR="000E17D4">
        <w:rPr>
          <w:lang w:eastAsia="es-ES"/>
        </w:rPr>
        <w:t>no</w:t>
      </w:r>
      <w:r>
        <w:rPr>
          <w:lang w:eastAsia="es-ES"/>
        </w:rPr>
        <w:t xml:space="preserve">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73EAB20D" w14:textId="68D3C43C" w:rsidR="00E709E5" w:rsidRDefault="00686624" w:rsidP="00E709E5">
      <w:pPr>
        <w:pStyle w:val="Normal1"/>
        <w:rPr>
          <w:lang w:eastAsia="es-ES"/>
        </w:rPr>
      </w:pPr>
      <w:r>
        <w:rPr>
          <w:lang w:eastAsia="es-ES"/>
        </w:rPr>
        <w:t>Tras la implementación del filtro, se ha realizado una síntesis de alto nivel sin aplicar optimizaciones. Durante esta etapa, se ha confirmado que la latencia del filtro al utilizar un único DSP está en el rango de los nanosegundos</w:t>
      </w:r>
      <w:r w:rsidR="00E709E5">
        <w:rPr>
          <w:lang w:eastAsia="es-ES"/>
        </w:rPr>
        <w:t xml:space="preserve"> </w:t>
      </w:r>
      <w:r w:rsidR="00E709E5" w:rsidRPr="00B56342">
        <w:rPr>
          <w:lang w:eastAsia="es-ES"/>
        </w:rPr>
        <w:t>(figura 29)</w:t>
      </w:r>
      <w:r w:rsidRPr="00B56342">
        <w:rPr>
          <w:lang w:eastAsia="es-ES"/>
        </w:rPr>
        <w:t>,</w:t>
      </w:r>
      <w:r>
        <w:rPr>
          <w:lang w:eastAsia="es-ES"/>
        </w:rPr>
        <w:t xml:space="preserve"> lo cual se encuentra muy por debajo de la latencia máxima admisible. Esto indica que, en teoría, es factible emplear un único DSP incluso si se multiplica por los 8 canales.</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Vitis HLS. </w:t>
      </w:r>
      <w:r w:rsidR="00082113">
        <w:rPr>
          <w:lang w:eastAsia="es-ES"/>
        </w:rPr>
        <w:t xml:space="preserve"> </w:t>
      </w:r>
      <w:commentRangeStart w:id="62"/>
      <w:commentRangeStart w:id="63"/>
      <w:r w:rsidR="00082113" w:rsidRPr="00082113">
        <w:rPr>
          <w:highlight w:val="magenta"/>
          <w:lang w:eastAsia="es-ES"/>
        </w:rPr>
        <w:t xml:space="preserve">No obstante, los resultados muestran que la latencia solo se ha reducido </w:t>
      </w:r>
      <w:r w:rsidR="00E709E5" w:rsidRPr="00082113">
        <w:rPr>
          <w:highlight w:val="magenta"/>
          <w:lang w:eastAsia="es-ES"/>
        </w:rPr>
        <w:t>en un</w:t>
      </w:r>
      <w:r w:rsidR="00E709E5">
        <w:rPr>
          <w:lang w:eastAsia="es-ES"/>
        </w:rPr>
        <w:t xml:space="preserve"> 4% respecto a la síntesis sin directivas de optimización.</w:t>
      </w:r>
    </w:p>
    <w:p w14:paraId="06BC991A" w14:textId="77777777" w:rsidR="00B56342" w:rsidRDefault="00B56342" w:rsidP="00686624">
      <w:pPr>
        <w:pStyle w:val="Normal1"/>
        <w:rPr>
          <w:lang w:eastAsia="es-ES"/>
        </w:rPr>
      </w:pPr>
    </w:p>
    <w:p w14:paraId="28A2A496" w14:textId="160DF122"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3" w:history="1">
        <w:r w:rsidRPr="00CC3828">
          <w:rPr>
            <w:highlight w:val="magenta"/>
          </w:rPr>
          <w:t>tabla 3</w:t>
        </w:r>
      </w:hyperlink>
      <w:r w:rsidRPr="00CC3828">
        <w:rPr>
          <w:highlight w:val="magenta"/>
          <w:lang w:eastAsia="es-ES"/>
        </w:rPr>
        <w:t xml:space="preserve"> se recogen las características del filtro implementado:</w:t>
      </w:r>
      <w:commentRangeEnd w:id="62"/>
      <w:r w:rsidR="003F0CF2">
        <w:rPr>
          <w:rStyle w:val="Refdecomentario"/>
        </w:rPr>
        <w:commentReference w:id="62"/>
      </w:r>
      <w:commentRangeEnd w:id="63"/>
      <w:r w:rsidR="00B56342">
        <w:rPr>
          <w:rStyle w:val="Refdecomentario"/>
        </w:rPr>
        <w:commentReference w:id="63"/>
      </w:r>
    </w:p>
    <w:p w14:paraId="022E3177" w14:textId="77777777" w:rsidR="00197F44" w:rsidRDefault="00197F44" w:rsidP="00686624">
      <w:pPr>
        <w:pStyle w:val="Normal1"/>
        <w:rPr>
          <w:lang w:eastAsia="es-ES"/>
        </w:rPr>
      </w:pPr>
    </w:p>
    <w:p w14:paraId="16255D06"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3</w:t>
      </w:r>
      <w:r>
        <w:rPr>
          <w:noProof/>
        </w:rPr>
        <w:fldChar w:fldCharType="end"/>
      </w:r>
      <w:r>
        <w:t>: Resumen de las características del filtro FIR implementado.</w:t>
      </w:r>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64" w:name="tb3"/>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commentRangeStart w:id="65"/>
            <w:r w:rsidRPr="00757BF5">
              <w:rPr>
                <w:lang w:eastAsia="es-ES"/>
              </w:rPr>
              <w:t>50 Hz (paso bajo</w:t>
            </w:r>
            <w:commentRangeEnd w:id="65"/>
            <w:r w:rsidR="009E7D1A">
              <w:rPr>
                <w:rStyle w:val="Refdecomentario"/>
              </w:rPr>
              <w:commentReference w:id="65"/>
            </w:r>
            <w:r w:rsidRPr="00757BF5">
              <w:rPr>
                <w:lang w:eastAsia="es-ES"/>
              </w:rPr>
              <w:t>)</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Hamming</w:t>
            </w:r>
          </w:p>
        </w:tc>
      </w:tr>
      <w:bookmarkEnd w:id="64"/>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66" w:name="_Toc148387573"/>
      <w:r w:rsidRPr="00082113">
        <w:rPr>
          <w:sz w:val="32"/>
          <w:szCs w:val="32"/>
        </w:rPr>
        <w:lastRenderedPageBreak/>
        <w:t>Resultados</w:t>
      </w:r>
      <w:bookmarkEnd w:id="66"/>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712C394" w:rsidR="00F37BC4" w:rsidRDefault="00082113" w:rsidP="00F37BC4">
      <w:pPr>
        <w:pStyle w:val="Normal1"/>
        <w:spacing w:before="100" w:beforeAutospacing="1" w:after="100" w:afterAutospacing="1"/>
        <w:contextualSpacing w:val="0"/>
      </w:pPr>
      <w:r>
        <w:t>Para simular cada uno de los métodos, se han utilizado las funciones recogidas en la tabla 4:</w:t>
      </w:r>
    </w:p>
    <w:p w14:paraId="3ABAEB61" w14:textId="77777777" w:rsidR="00082113" w:rsidRDefault="00082113" w:rsidP="00082113">
      <w:pPr>
        <w:pStyle w:val="Descripcin"/>
        <w:keepNext/>
        <w:jc w:val="center"/>
      </w:pPr>
      <w:r>
        <w:t xml:space="preserve">Tabla </w:t>
      </w:r>
      <w:r>
        <w:fldChar w:fldCharType="begin"/>
      </w:r>
      <w:r>
        <w:instrText xml:space="preserve"> SEQ Tabla \* ARABIC </w:instrText>
      </w:r>
      <w:r>
        <w:fldChar w:fldCharType="separate"/>
      </w:r>
      <w:r>
        <w:rPr>
          <w:noProof/>
        </w:rPr>
        <w:t>4</w:t>
      </w:r>
      <w:r>
        <w:rPr>
          <w:noProof/>
        </w:rPr>
        <w:fldChar w:fldCharType="end"/>
      </w:r>
      <w:r>
        <w:t>: Funciones de Matlab utilizadas para simular la envolvente con cada método.</w:t>
      </w:r>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color w:val="212121"/>
                <w:lang w:val="en-GB" w:eastAsia="es-ES"/>
              </w:rPr>
              <w:t>filter()</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r w:rsidRPr="00F37BC4">
              <w:rPr>
                <w:rFonts w:ascii="Consolas" w:eastAsia="Times New Roman" w:hAnsi="Consolas" w:cs="Times New Roman"/>
                <w:color w:val="212121"/>
                <w:lang w:eastAsia="es-ES"/>
              </w:rPr>
              <w:t>movmean()</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r w:rsidRPr="00F37BC4">
              <w:rPr>
                <w:rFonts w:ascii="Consolas" w:eastAsia="Times New Roman" w:hAnsi="Consolas" w:cs="Times New Roman"/>
                <w:color w:val="212121"/>
                <w:lang w:eastAsia="es-ES"/>
              </w:rPr>
              <w:t>dsp.MovingRMS()</w:t>
            </w:r>
          </w:p>
        </w:tc>
      </w:tr>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figura 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67"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67"/>
    </w:p>
    <w:p w14:paraId="05D09C2B" w14:textId="4C8D2C51" w:rsidR="00082113" w:rsidRDefault="00082113" w:rsidP="00082113">
      <w:pPr>
        <w:pStyle w:val="Descripcin"/>
        <w:jc w:val="center"/>
      </w:pPr>
      <w:r>
        <w:t>Figura 1</w:t>
      </w:r>
      <w:r w:rsidR="0080120D">
        <w:t>6</w:t>
      </w:r>
      <w:r>
        <w:t>: Señal EMG perteneciente al musculo tibial anterior de una persona caminando una distancia de 10 metros a 1 km/h.</w:t>
      </w:r>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r>
        <w:lastRenderedPageBreak/>
        <w:t>Orden 15, Frecuencia de corte 500 Hz.</w:t>
      </w:r>
    </w:p>
    <w:p w14:paraId="41BB6F45" w14:textId="69D646C0" w:rsidR="00082113" w:rsidRDefault="00082113" w:rsidP="00F37BC4">
      <w:pPr>
        <w:pStyle w:val="Normal1"/>
      </w:pPr>
      <w:r>
        <w:t xml:space="preserve">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r w:rsidR="00AA4F78">
        <w:t xml:space="preserve">Los resultados </w:t>
      </w:r>
      <w:r w:rsidR="00723970">
        <w:t xml:space="preserve">se muestran en la </w:t>
      </w:r>
      <w:hyperlink w:anchor="fig17" w:history="1">
        <w:r w:rsidRPr="00305951">
          <w:t>figura 1</w:t>
        </w:r>
        <w:r w:rsidR="0080120D">
          <w:t>7</w:t>
        </w:r>
      </w:hyperlink>
      <w:r>
        <w:t>.</w:t>
      </w:r>
    </w:p>
    <w:p w14:paraId="4EA88242" w14:textId="77777777" w:rsidR="00082113" w:rsidRDefault="00082113" w:rsidP="00082113">
      <w:pPr>
        <w:keepNext/>
        <w:jc w:val="center"/>
      </w:pPr>
      <w:bookmarkStart w:id="68"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68"/>
    </w:p>
    <w:p w14:paraId="3199EFCD" w14:textId="25F4B145" w:rsidR="00082113" w:rsidRDefault="00082113" w:rsidP="00082113">
      <w:pPr>
        <w:pStyle w:val="Descripcin"/>
        <w:jc w:val="center"/>
      </w:pPr>
      <w:r>
        <w:t>Figura 1</w:t>
      </w:r>
      <w:r w:rsidR="0080120D">
        <w:t>7</w:t>
      </w:r>
      <w:r>
        <w:t>: Envolvente resultante de cada método. Filtro FIR con 16 coeficientes y frecuencia de corte de 500 Hz, MA y RMS móvil con tamaño de ventana de 16 muestras.</w:t>
      </w:r>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Los coeficientes del filtro se han calculado siguiendo distintas funciones (formas de ventana) como la ventana Kaiser, triangular, o la de Hamming</w:t>
      </w:r>
      <w:r w:rsidR="00A06686">
        <w:t xml:space="preserve"> (</w:t>
      </w:r>
      <w:hyperlink w:anchor="fig18" w:history="1">
        <w:r w:rsidR="00A06686" w:rsidRPr="0080120D">
          <w:t>figura 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69"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69"/>
    </w:p>
    <w:p w14:paraId="5FA5E04C" w14:textId="406221B9" w:rsidR="00082113" w:rsidRDefault="00082113" w:rsidP="00082113">
      <w:pPr>
        <w:pStyle w:val="Descripcin"/>
        <w:jc w:val="center"/>
        <w:rPr>
          <w:noProof/>
        </w:rPr>
      </w:pPr>
      <w:r>
        <w:t>Figura 1</w:t>
      </w:r>
      <w:r w:rsidR="0080120D">
        <w:t>8</w:t>
      </w:r>
      <w:r>
        <w:t>: Comparativa de funciones de ventana en el dominio del tiempo y en el dominio de la frecuencia.</w:t>
      </w:r>
    </w:p>
    <w:p w14:paraId="03581A16" w14:textId="25B9AE99"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w:t>
      </w:r>
      <w:r w:rsidR="007762DF" w:rsidRPr="007762DF">
        <w:rPr>
          <w:noProof/>
        </w:rPr>
        <w:t xml:space="preserve"> </w:t>
      </w:r>
      <w:r w:rsidR="007762DF">
        <w:rPr>
          <w:noProof/>
        </w:rPr>
        <w:t>Para este filtro, el resultado es similar con cualquiera de las dos ventanas</w:t>
      </w:r>
      <w:r>
        <w:rPr>
          <w:noProof/>
        </w:rPr>
        <w:t xml:space="preserve"> </w:t>
      </w:r>
      <w:r w:rsidR="007762DF">
        <w:rPr>
          <w:noProof/>
        </w:rPr>
        <w:t>(</w:t>
      </w:r>
      <w:hyperlink w:anchor="fig19" w:history="1">
        <w:r w:rsidR="0080120D" w:rsidRPr="0080120D">
          <w:t>figura 19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70"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70"/>
    </w:p>
    <w:p w14:paraId="2BC29DA5" w14:textId="6B82C347" w:rsidR="00082113" w:rsidRDefault="00082113" w:rsidP="00082113">
      <w:pPr>
        <w:pStyle w:val="Descripcin"/>
        <w:jc w:val="center"/>
      </w:pPr>
      <w:r>
        <w:t>Figura 1</w:t>
      </w:r>
      <w:r w:rsidR="0080120D">
        <w:t>9</w:t>
      </w:r>
      <w:r>
        <w:t>: Comparativa de filtro FIR con mismas especificaciones de orden y frecuencia de corte, variando el tipo de ventana (Hamming y Blackman).</w:t>
      </w:r>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2A5CEF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figura 18</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71"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71"/>
    </w:p>
    <w:p w14:paraId="33CE0E99" w14:textId="27879A66" w:rsidR="00082113" w:rsidRDefault="00082113" w:rsidP="00082113">
      <w:pPr>
        <w:pStyle w:val="Descripcin"/>
        <w:ind w:left="284"/>
        <w:jc w:val="center"/>
      </w:pPr>
      <w:r>
        <w:t xml:space="preserve">Figura </w:t>
      </w:r>
      <w:r w:rsidR="0080120D">
        <w:t>20</w:t>
      </w:r>
      <w:r>
        <w:t>: Envolvente resultante de cada método. Filtro FIR con 16 coeficientes y frecuencia de corte de 500 Hz, MA y RMS móvil con tamaño de ventana de 16 muestras.</w:t>
      </w:r>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 xml:space="preserve">figura </w:t>
        </w:r>
        <w:r w:rsidR="0080120D">
          <w:t>21</w:t>
        </w:r>
      </w:hyperlink>
      <w:r>
        <w:t>).</w:t>
      </w:r>
    </w:p>
    <w:p w14:paraId="0E6AB8C9" w14:textId="77777777" w:rsidR="00082113" w:rsidRDefault="00082113" w:rsidP="00082113">
      <w:pPr>
        <w:keepNext/>
        <w:jc w:val="center"/>
      </w:pPr>
      <w:bookmarkStart w:id="72"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72"/>
    </w:p>
    <w:p w14:paraId="2F3FB580" w14:textId="7C321C57" w:rsidR="00082113" w:rsidRDefault="00082113" w:rsidP="00082113">
      <w:pPr>
        <w:pStyle w:val="Descripcin"/>
        <w:jc w:val="center"/>
      </w:pPr>
      <w:r>
        <w:t xml:space="preserve">Figura </w:t>
      </w:r>
      <w:r w:rsidR="0080120D">
        <w:t>21</w:t>
      </w:r>
      <w:r>
        <w:t>: Envolvente resultante del Filtro FIR de 16 coeficientes y Fc de 50 Hz. Los coeficientes se han calculado con las ventanas Hamming, Blackman, y Kaiser, respectivamente.</w:t>
      </w:r>
    </w:p>
    <w:p w14:paraId="3A22CCD3" w14:textId="0B6ED173" w:rsidR="00082113" w:rsidRDefault="00082113" w:rsidP="00F37BC4">
      <w:pPr>
        <w:pStyle w:val="Normal1"/>
        <w:rPr>
          <w:noProof/>
        </w:rPr>
      </w:pPr>
      <w:r>
        <w:t>El filtro cuyos coeficientes se han calculado con la ventana de Kaiser o la de Hamming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 xml:space="preserve">figura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73"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73"/>
    </w:p>
    <w:p w14:paraId="1C7D1923" w14:textId="6378660D" w:rsidR="00082113" w:rsidRDefault="00082113" w:rsidP="00082113">
      <w:pPr>
        <w:pStyle w:val="Descripcin"/>
        <w:jc w:val="center"/>
      </w:pPr>
      <w:r>
        <w:t xml:space="preserve">Figura </w:t>
      </w:r>
      <w:r w:rsidR="0080120D">
        <w:t>22</w:t>
      </w:r>
      <w:r>
        <w:t>: Función de la ventana Kaiser en el dominio del tiempo y en el dominio de la frecuencia contrastada con las ventanas Hamming y Blackman.</w:t>
      </w:r>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r>
        <w:lastRenderedPageBreak/>
        <w:t>Orden 31, Frecuencia de corte 50 Hz.</w:t>
      </w:r>
    </w:p>
    <w:p w14:paraId="7F770353" w14:textId="391C8A02"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los DSPs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 xml:space="preserve">figura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74"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74"/>
    </w:p>
    <w:p w14:paraId="6997B4AE" w14:textId="2173BDC0" w:rsidR="00082113" w:rsidRDefault="00082113" w:rsidP="00082113">
      <w:pPr>
        <w:pStyle w:val="Descripcin"/>
        <w:ind w:left="0"/>
        <w:jc w:val="center"/>
      </w:pPr>
      <w:r>
        <w:t xml:space="preserve">Figura </w:t>
      </w:r>
      <w:r w:rsidR="0080120D">
        <w:t>23</w:t>
      </w:r>
      <w:r>
        <w:t>: Envolvente resultante de cada método. Filtro FIR con 32 coeficientes y frecuencia de corte de 50 Hz, MA y RMS móvil con tamaño de ventana de 32 muestras.</w:t>
      </w:r>
    </w:p>
    <w:p w14:paraId="78BC53B4" w14:textId="4E63D30C" w:rsidR="00082113" w:rsidRDefault="00082113" w:rsidP="00F37BC4">
      <w:pPr>
        <w:pStyle w:val="Normal1"/>
      </w:pPr>
      <w:r>
        <w:t xml:space="preserve">Se observa que el filtro comienza a imponerse sobre la media móvil y el RMS móvil.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 xml:space="preserve">figura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75"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75"/>
    </w:p>
    <w:p w14:paraId="28534985" w14:textId="7563D6ED" w:rsidR="00082113" w:rsidRDefault="00082113" w:rsidP="00082113">
      <w:pPr>
        <w:pStyle w:val="Descripcin"/>
        <w:jc w:val="center"/>
      </w:pPr>
      <w:r>
        <w:t>Figura 2</w:t>
      </w:r>
      <w:r w:rsidR="0080120D">
        <w:t>4</w:t>
      </w:r>
      <w:r>
        <w:t>: Envolvente resultante del Filtro FIR de 32 coeficientes y Fc de 50 Hz. Los coeficientes se han calculado con las ventanas Hamming, Blackman, y Kaiser, respectivamente.</w:t>
      </w:r>
    </w:p>
    <w:p w14:paraId="1E384A29" w14:textId="23471691" w:rsidR="00082113" w:rsidRDefault="00082113" w:rsidP="00F37BC4">
      <w:pPr>
        <w:pStyle w:val="Normal1"/>
      </w:pPr>
      <w:r>
        <w:t>La ventana de Hamming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4B5318">
      <w:pPr>
        <w:spacing w:after="160" w:line="259" w:lineRule="auto"/>
        <w:jc w:val="left"/>
        <w:rPr>
          <w:rFonts w:asciiTheme="majorHAnsi" w:eastAsiaTheme="majorEastAsia" w:hAnsiTheme="majorHAnsi" w:cstheme="majorBidi"/>
          <w:color w:val="2F5496" w:themeColor="accent1" w:themeShade="BF"/>
          <w:sz w:val="26"/>
          <w:szCs w:val="26"/>
        </w:rPr>
      </w:pPr>
      <w:r>
        <w:br w:type="page"/>
      </w:r>
      <w:r w:rsidR="00082113">
        <w:lastRenderedPageBreak/>
        <w:t>Orden 63, Frecuencia de corte 50 Hz.</w:t>
      </w:r>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figura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76"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76"/>
    </w:p>
    <w:p w14:paraId="4C074945" w14:textId="4B2CB47F" w:rsidR="00082113" w:rsidRDefault="00082113" w:rsidP="00082113">
      <w:pPr>
        <w:pStyle w:val="Descripcin"/>
        <w:jc w:val="center"/>
      </w:pPr>
      <w:r>
        <w:t>Figura 2</w:t>
      </w:r>
      <w:r w:rsidR="0080120D">
        <w:t>5</w:t>
      </w:r>
      <w:r>
        <w:t>: Envolvente resultante de cada método. Filtro FIR con 64 coeficientes y frecuencia de corte de 50 Hz, MA y RMS móvil con tamaño de ventana de 64 muestras.</w:t>
      </w:r>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E84615">
          <w:headerReference w:type="default" r:id="rId47"/>
          <w:footerReference w:type="default" r:id="rId48"/>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previamente. Las ventanas de Hamming y Blackman logran resaltar algunos picos de activación que la ventana de Kaiser amortigua</w:t>
      </w:r>
      <w:r>
        <w:t xml:space="preserve"> </w:t>
      </w:r>
      <w:r w:rsidRPr="005F48A2">
        <w:t>(</w:t>
      </w:r>
      <w:hyperlink w:anchor="fig26" w:history="1">
        <w:r w:rsidRPr="005F48A2">
          <w:t>figura 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77" w:name="fig26"/>
      <w:r w:rsidRPr="006F0D4C">
        <w:rPr>
          <w:noProof/>
        </w:rPr>
        <w:drawing>
          <wp:inline distT="0" distB="0" distL="0" distR="0" wp14:anchorId="1F8EFEDD" wp14:editId="70CF3F97">
            <wp:extent cx="3806673" cy="2790825"/>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9">
                      <a:extLst>
                        <a:ext uri="{28A0092B-C50C-407E-A947-70E740481C1C}">
                          <a14:useLocalDpi xmlns:a14="http://schemas.microsoft.com/office/drawing/2010/main" val="0"/>
                        </a:ext>
                      </a:extLst>
                    </a:blip>
                    <a:srcRect l="1509" t="8580" r="5092"/>
                    <a:stretch/>
                  </pic:blipFill>
                  <pic:spPr bwMode="auto">
                    <a:xfrm>
                      <a:off x="0" y="0"/>
                      <a:ext cx="3891107" cy="2852727"/>
                    </a:xfrm>
                    <a:prstGeom prst="rect">
                      <a:avLst/>
                    </a:prstGeom>
                    <a:noFill/>
                    <a:ln>
                      <a:noFill/>
                    </a:ln>
                    <a:extLst>
                      <a:ext uri="{53640926-AAD7-44D8-BBD7-CCE9431645EC}">
                        <a14:shadowObscured xmlns:a14="http://schemas.microsoft.com/office/drawing/2010/main"/>
                      </a:ext>
                    </a:extLst>
                  </pic:spPr>
                </pic:pic>
              </a:graphicData>
            </a:graphic>
          </wp:inline>
        </w:drawing>
      </w:r>
      <w:bookmarkEnd w:id="77"/>
    </w:p>
    <w:p w14:paraId="07F4EBD2" w14:textId="33A78AB8" w:rsidR="00082113" w:rsidRDefault="00082113" w:rsidP="00082113">
      <w:pPr>
        <w:pStyle w:val="Descripcin"/>
        <w:jc w:val="center"/>
      </w:pPr>
      <w:r>
        <w:t>Figura 2</w:t>
      </w:r>
      <w:r w:rsidR="0080120D">
        <w:t>6</w:t>
      </w:r>
      <w:r>
        <w:t>: Comparativa de envolvente de señal EMG al aplicar distintas ventanas a un filtro FIR con frecuencia de corte en 50 Hz y de orden 63.</w:t>
      </w:r>
    </w:p>
    <w:p w14:paraId="45D8CC3E" w14:textId="45C3CD45" w:rsidR="004B5318"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Además, Hamming exhibe una mayor capacidad para atenuar los picos más pequeños que se presentan justo en la fase ascendente de los picos principales en comparación con la ventana Blackman.</w:t>
      </w:r>
    </w:p>
    <w:p w14:paraId="344FC028" w14:textId="77777777" w:rsidR="008A558A" w:rsidRDefault="008A558A" w:rsidP="00F37BC4">
      <w:pPr>
        <w:pStyle w:val="Normal1"/>
      </w:pPr>
    </w:p>
    <w:p w14:paraId="6D253A2C" w14:textId="0422EEBE" w:rsidR="008A558A"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figura 2</w:t>
        </w:r>
        <w:r w:rsidR="0080120D">
          <w:t>7</w:t>
        </w:r>
      </w:hyperlink>
      <w:r>
        <w:t>)</w:t>
      </w:r>
      <w:r w:rsidR="008A558A">
        <w:rPr>
          <w:noProof/>
        </w:rPr>
        <w:t>, por lo que, finalmente, se implementará el filtro de orden 63.</w:t>
      </w:r>
    </w:p>
    <w:p w14:paraId="026957A6" w14:textId="77777777" w:rsidR="008A558A" w:rsidRDefault="008A558A" w:rsidP="00F37BC4">
      <w:pPr>
        <w:pStyle w:val="Normal1"/>
        <w:rPr>
          <w:noProof/>
        </w:rPr>
      </w:pPr>
    </w:p>
    <w:p w14:paraId="34246C95" w14:textId="6B90AD87" w:rsidR="00082113" w:rsidRDefault="004B5318" w:rsidP="004B5318">
      <w:pPr>
        <w:pStyle w:val="Normal1"/>
        <w:spacing w:line="240" w:lineRule="auto"/>
        <w:jc w:val="center"/>
      </w:pPr>
      <w:bookmarkStart w:id="78" w:name="fig27"/>
      <w:r w:rsidRPr="001B3981">
        <w:rPr>
          <w:noProof/>
        </w:rPr>
        <w:drawing>
          <wp:inline distT="0" distB="0" distL="0" distR="0" wp14:anchorId="775CD5A4" wp14:editId="71546A75">
            <wp:extent cx="3895725" cy="1923673"/>
            <wp:effectExtent l="0" t="0" r="0" b="635"/>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a:extLst>
                        <a:ext uri="{28A0092B-C50C-407E-A947-70E740481C1C}">
                          <a14:useLocalDpi xmlns:a14="http://schemas.microsoft.com/office/drawing/2010/main" val="0"/>
                        </a:ext>
                      </a:extLst>
                    </a:blip>
                    <a:srcRect l="4719" t="35023" r="5446" b="5753"/>
                    <a:stretch/>
                  </pic:blipFill>
                  <pic:spPr bwMode="auto">
                    <a:xfrm>
                      <a:off x="0" y="0"/>
                      <a:ext cx="4019991" cy="1985034"/>
                    </a:xfrm>
                    <a:prstGeom prst="rect">
                      <a:avLst/>
                    </a:prstGeom>
                    <a:noFill/>
                    <a:ln>
                      <a:noFill/>
                    </a:ln>
                    <a:extLst>
                      <a:ext uri="{53640926-AAD7-44D8-BBD7-CCE9431645EC}">
                        <a14:shadowObscured xmlns:a14="http://schemas.microsoft.com/office/drawing/2010/main"/>
                      </a:ext>
                    </a:extLst>
                  </pic:spPr>
                </pic:pic>
              </a:graphicData>
            </a:graphic>
          </wp:inline>
        </w:drawing>
      </w:r>
      <w:bookmarkEnd w:id="78"/>
    </w:p>
    <w:p w14:paraId="4B9638C6" w14:textId="122A0F1C" w:rsidR="00FC5258" w:rsidRDefault="00082113" w:rsidP="00082113">
      <w:pPr>
        <w:pStyle w:val="Descripcin"/>
        <w:jc w:val="center"/>
        <w:sectPr w:rsidR="00FC5258" w:rsidSect="00E84615">
          <w:pgSz w:w="11906" w:h="16838"/>
          <w:pgMar w:top="1417" w:right="1701" w:bottom="1417" w:left="1701" w:header="708" w:footer="708" w:gutter="0"/>
          <w:cols w:space="708"/>
          <w:docGrid w:linePitch="360"/>
        </w:sectPr>
      </w:pPr>
      <w:r>
        <w:t>Figura 2</w:t>
      </w:r>
      <w:r w:rsidR="0080120D">
        <w:t>7</w:t>
      </w:r>
      <w:r>
        <w:t>: Comparación de envolventes calculadas con un filtro FIR de orden 63 y otro de orden 254</w:t>
      </w:r>
      <w:r w:rsidR="00D665A2">
        <w:t>.</w:t>
      </w:r>
    </w:p>
    <w:p w14:paraId="74666F82" w14:textId="77777777" w:rsidR="00082113" w:rsidRDefault="00082113" w:rsidP="00D665A2">
      <w:pPr>
        <w:pStyle w:val="Descripcin"/>
        <w:ind w:left="0"/>
        <w:rPr>
          <w:noProof/>
        </w:rPr>
        <w:sectPr w:rsidR="00082113" w:rsidSect="00E84615">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commentRangeStart w:id="79"/>
      <w:r>
        <w:t>Modelo de aproximación en Matlab</w:t>
      </w:r>
      <w:commentRangeEnd w:id="79"/>
      <w:r w:rsidR="00341BF8">
        <w:rPr>
          <w:rStyle w:val="Refdecomentario"/>
          <w:rFonts w:asciiTheme="majorHAnsi" w:eastAsiaTheme="minorHAnsi" w:hAnsiTheme="majorHAnsi" w:cstheme="minorBidi"/>
          <w:color w:val="auto"/>
        </w:rPr>
        <w:commentReference w:id="79"/>
      </w:r>
      <w:r>
        <w:t>.</w:t>
      </w:r>
    </w:p>
    <w:p w14:paraId="1EDC7481" w14:textId="77777777" w:rsidR="00082113" w:rsidRDefault="00082113" w:rsidP="00F37BC4">
      <w:pPr>
        <w:pStyle w:val="Normal1"/>
      </w:pPr>
      <w:r>
        <w:t xml:space="preserve">Antes de empezar a diseñar el filtro en HLS para la FPGA, primero se ha realizado una aproximación del algoritmo en Matlab. Este modelo </w:t>
      </w:r>
      <w:r w:rsidRPr="00B269A5">
        <w:rPr>
          <w:i/>
          <w:iCs/>
        </w:rPr>
        <w:t>behavioural</w:t>
      </w:r>
      <w:r>
        <w:t xml:space="preserve"> ha servido para incorporar la cuantificación a las simulaciones. </w:t>
      </w:r>
      <w:r w:rsidRPr="00C97E7F">
        <w:rPr>
          <w:highlight w:val="magenta"/>
        </w:rPr>
        <w:t>El código puede encontrarse en los anexos [].</w:t>
      </w:r>
    </w:p>
    <w:p w14:paraId="3651CD71" w14:textId="77777777" w:rsidR="00F37BC4" w:rsidRDefault="00F37BC4" w:rsidP="00F37BC4">
      <w:pPr>
        <w:pStyle w:val="Normal1"/>
      </w:pPr>
    </w:p>
    <w:p w14:paraId="0A6E3C74" w14:textId="77777777"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Hamming. Además, se ha aplicado la cuantificación de la </w:t>
      </w:r>
      <w:hyperlink w:anchor="tb2" w:history="1">
        <w:r w:rsidRPr="00535F85">
          <w:t>tabla 2</w:t>
        </w:r>
      </w:hyperlink>
      <w:r>
        <w:rPr>
          <w:rFonts w:cstheme="majorHAnsi"/>
        </w:rPr>
        <w:t xml:space="preserve"> a cada tipo de dato, dejando un bit para las unidades y el resto para la parte decimal. No se utiliza bit de signo porque se ha asumido que los datos ya entran rectificados antes de ser re-cuantificados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 xml:space="preserve">figura </w:t>
        </w:r>
        <w:r w:rsidR="0080120D">
          <w:t>28</w:t>
        </w:r>
      </w:hyperlink>
      <w:r w:rsidRPr="000B2423">
        <w:t xml:space="preserve"> compara</w:t>
      </w:r>
      <w:r>
        <w:rPr>
          <w:rFonts w:cstheme="majorHAnsi"/>
        </w:rPr>
        <w:t xml:space="preserve"> la envolvente de la señal EMG obtenida a partir del modelo </w:t>
      </w:r>
      <w:r w:rsidRPr="00B269A5">
        <w:rPr>
          <w:rFonts w:cstheme="majorHAnsi"/>
          <w:i/>
          <w:iCs/>
        </w:rPr>
        <w:t>behavioural</w:t>
      </w:r>
      <w:r>
        <w:rPr>
          <w:rFonts w:cstheme="majorHAnsi"/>
        </w:rPr>
        <w:t xml:space="preserve"> con la obtenida a partir de la</w:t>
      </w:r>
      <w:r>
        <w:t xml:space="preserve"> función </w:t>
      </w:r>
      <w:r w:rsidRPr="000E4FAD">
        <w:rPr>
          <w:rFonts w:asciiTheme="minorHAnsi" w:hAnsiTheme="minorHAnsi" w:cstheme="minorHAnsi"/>
          <w:i/>
          <w:iCs/>
        </w:rPr>
        <w:t>filter()</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80"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80"/>
    </w:p>
    <w:p w14:paraId="01C46CE6" w14:textId="28743D74" w:rsidR="00082113" w:rsidRDefault="00082113" w:rsidP="00082113">
      <w:pPr>
        <w:pStyle w:val="Descripcin"/>
        <w:jc w:val="center"/>
      </w:pPr>
      <w:r>
        <w:t xml:space="preserve">Figura </w:t>
      </w:r>
      <w:r w:rsidR="0080120D">
        <w:t>28</w:t>
      </w:r>
      <w:r>
        <w:t>: Envolvente de señal EMG calculada con la función filter superpuesta a la envolvente calculada por el código con cuantificación.</w:t>
      </w:r>
    </w:p>
    <w:p w14:paraId="75EF166F" w14:textId="43F4E7B4" w:rsidR="00082113" w:rsidRPr="00D665A2" w:rsidRDefault="00082113" w:rsidP="00F37BC4">
      <w:pPr>
        <w:pStyle w:val="Normal1"/>
      </w:pPr>
      <w:r>
        <w:t xml:space="preserve">El algoritmo escrito en Matlab se aproxima en gran medida al resultado que se obtiene con la función </w:t>
      </w:r>
      <w:r w:rsidRPr="008A558A">
        <w:rPr>
          <w:rFonts w:ascii="Consolas" w:hAnsi="Consolas" w:cstheme="minorHAnsi"/>
        </w:rPr>
        <w:t>filter()</w:t>
      </w:r>
      <w:r w:rsidRPr="008A558A">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r w:rsidRPr="008A558A">
        <w:rPr>
          <w:rFonts w:ascii="Consolas" w:hAnsi="Consolas" w:cstheme="minorHAnsi"/>
        </w:rPr>
        <w:t>filter()</w:t>
      </w:r>
      <w:r w:rsidRPr="008A558A">
        <w:rPr>
          <w:rFonts w:cstheme="majorHAnsi"/>
        </w:rPr>
        <w:t>.</w:t>
      </w:r>
      <w:r w:rsidR="00D665A2">
        <w:rPr>
          <w:rFonts w:asciiTheme="minorHAnsi" w:hAnsiTheme="minorHAnsi" w:cstheme="minorHAnsi"/>
          <w:i/>
          <w:iCs/>
        </w:rPr>
        <w:t xml:space="preserve"> </w:t>
      </w:r>
      <w:r>
        <w:rPr>
          <w:rFonts w:cstheme="majorHAnsi"/>
        </w:rPr>
        <w:t>Además, Matlab no ha reportado ningún error de desbordamiento en las operaciones con los datos cuantificados. El siguiente paso es implementar el algoritmo del filtro directamente en Vitis HLS en lenguaje C++.</w:t>
      </w:r>
    </w:p>
    <w:p w14:paraId="5CC55C61" w14:textId="77777777" w:rsidR="00082113" w:rsidRPr="002A56F2" w:rsidRDefault="00082113" w:rsidP="00082113">
      <w:pPr>
        <w:rPr>
          <w:rFonts w:cstheme="majorHAnsi"/>
        </w:rPr>
      </w:pPr>
    </w:p>
    <w:p w14:paraId="255C6FF9" w14:textId="77777777" w:rsidR="00487453" w:rsidRDefault="00487453" w:rsidP="00487453">
      <w:pPr>
        <w:pStyle w:val="subt2"/>
        <w:sectPr w:rsidR="00487453" w:rsidSect="00E84615">
          <w:type w:val="continuous"/>
          <w:pgSz w:w="11906" w:h="16838"/>
          <w:pgMar w:top="238" w:right="1418" w:bottom="1418" w:left="1418" w:header="709" w:footer="709" w:gutter="0"/>
          <w:pgNumType w:start="0"/>
          <w:cols w:space="708"/>
          <w:titlePg/>
          <w:docGrid w:linePitch="360"/>
        </w:sectPr>
      </w:pPr>
      <w:r>
        <w:lastRenderedPageBreak/>
        <w:t>Implementación final del filtro FIR en HLS</w:t>
      </w:r>
    </w:p>
    <w:p w14:paraId="66407773" w14:textId="77777777" w:rsidR="00487453" w:rsidRDefault="00487453" w:rsidP="00487453">
      <w:pPr>
        <w:pStyle w:val="Normal1"/>
      </w:pPr>
      <w:r>
        <w:t xml:space="preserve">Los coeficientes calculados por la función fir1() se han exportado a un fichero </w:t>
      </w:r>
      <w:r w:rsidRPr="008A558A">
        <w:rPr>
          <w:rFonts w:ascii="Consolas" w:hAnsi="Consolas" w:cstheme="minorHAnsi"/>
        </w:rPr>
        <w:t>config.h</w:t>
      </w:r>
      <w:r>
        <w:t xml:space="preserve"> de C++ para instanciarlos en el código del filtro. En el mismo fichero, a partir de la librería “</w:t>
      </w:r>
      <w:r w:rsidRPr="008A558A">
        <w:rPr>
          <w:rFonts w:ascii="Consolas" w:hAnsi="Consolas" w:cstheme="minorHAnsi"/>
        </w:rPr>
        <w:t>ap_fixed.h</w:t>
      </w:r>
      <w:r>
        <w:rPr>
          <w:i/>
          <w:iCs/>
        </w:rPr>
        <w:t>”,</w:t>
      </w:r>
      <w:r>
        <w:t xml:space="preserve"> también se han definido los tipos de datos que se van a usar para cuantificar las variables en coma fija. Otros parámetros como el tamaño del filtro también se definen en el mismo fichero, de esta forma solo habrá que modificar las definiciones en el archivo de configuración en caso de rediseñar el filtro FIR con otras características.</w:t>
      </w:r>
    </w:p>
    <w:p w14:paraId="5233685E" w14:textId="77777777" w:rsidR="00487453" w:rsidRDefault="00487453" w:rsidP="00487453">
      <w:pPr>
        <w:pStyle w:val="Normal1"/>
      </w:pPr>
    </w:p>
    <w:p w14:paraId="1937C614" w14:textId="77777777" w:rsidR="00487453" w:rsidRDefault="00487453" w:rsidP="00487453">
      <w:pPr>
        <w:pStyle w:val="Normal1"/>
      </w:pPr>
      <w:r>
        <w:t xml:space="preserve">El código en C que describe el comportamiento del filtro está encapsulado en una función llamada </w:t>
      </w:r>
      <w:commentRangeStart w:id="81"/>
      <w:r w:rsidRPr="008A558A">
        <w:rPr>
          <w:rFonts w:ascii="Consolas" w:hAnsi="Consolas" w:cstheme="minorHAnsi"/>
        </w:rPr>
        <w:t>FIR_filter</w:t>
      </w:r>
      <w:commentRangeEnd w:id="81"/>
      <w:r w:rsidR="00DE49F6" w:rsidRPr="008A558A">
        <w:rPr>
          <w:rFonts w:ascii="Consolas" w:hAnsi="Consolas" w:cstheme="minorHAnsi"/>
        </w:rPr>
        <w:commentReference w:id="81"/>
      </w:r>
      <w:r w:rsidRPr="008A558A">
        <w:t>,</w:t>
      </w:r>
      <w:r>
        <w:t xml:space="preserve"> que está declarada en el archivo de encabezado </w:t>
      </w:r>
      <w:r w:rsidRPr="008A558A">
        <w:rPr>
          <w:rFonts w:ascii="Consolas" w:hAnsi="Consolas" w:cstheme="minorHAnsi"/>
        </w:rPr>
        <w:t>FIR.h</w:t>
      </w:r>
      <w:r>
        <w:t xml:space="preserve"> como una función sin retorno, con un parámetro de entrada representando las muestras de la señal EMG, y un parámetro de salida que corresponde a las muestras de la envolvente calculada.</w:t>
      </w:r>
    </w:p>
    <w:p w14:paraId="0BB69E46" w14:textId="77777777" w:rsidR="00487453" w:rsidRDefault="00487453" w:rsidP="00487453">
      <w:pPr>
        <w:pStyle w:val="Normal1"/>
      </w:pPr>
    </w:p>
    <w:p w14:paraId="77E28EF6" w14:textId="77777777" w:rsidR="00487453" w:rsidRDefault="00487453" w:rsidP="00487453">
      <w:pPr>
        <w:pStyle w:val="Normal1"/>
      </w:pPr>
      <w:r>
        <w:t>La definición del filtro se encuentra en el archivo FIR.cpp y se compone de dos partes fácilmente diferenciables:</w:t>
      </w:r>
    </w:p>
    <w:p w14:paraId="499361A9" w14:textId="77777777" w:rsidR="00487453" w:rsidRDefault="00487453" w:rsidP="00487453">
      <w:pPr>
        <w:pStyle w:val="Normal1"/>
      </w:pPr>
    </w:p>
    <w:p w14:paraId="3616789F" w14:textId="77777777" w:rsidR="00487453" w:rsidRDefault="00487453" w:rsidP="00487453">
      <w:pPr>
        <w:pStyle w:val="Normal1"/>
        <w:numPr>
          <w:ilvl w:val="0"/>
          <w:numId w:val="16"/>
        </w:numPr>
        <w:ind w:left="426" w:hanging="426"/>
      </w:pPr>
      <w:r>
        <w:t>La primera parte consiste en un registro de desplazamiento que guarda en la primera posición el dato de entrada y desplaza todos los datos de entrada de instantes anteriores en una posición, descartando la muestra que estuviera en la última posición cuando llegue un nuevo dato.</w:t>
      </w:r>
    </w:p>
    <w:p w14:paraId="171E38A4" w14:textId="77777777" w:rsidR="00487453" w:rsidRDefault="00487453" w:rsidP="00487453">
      <w:pPr>
        <w:pStyle w:val="Normal1"/>
        <w:numPr>
          <w:ilvl w:val="0"/>
          <w:numId w:val="16"/>
        </w:numPr>
        <w:ind w:left="426" w:hanging="426"/>
      </w:pPr>
      <w:r>
        <w:t xml:space="preserve">La segunda parte del filtro está compuesta por un bucle de operaciones de suma y multiplicación para calcular la salida. En este bucle, se realizan las operaciones necesarias sobre los datos almacenados en el registro de desplazamiento para obtener la salida del filtro. </w:t>
      </w:r>
    </w:p>
    <w:p w14:paraId="7D6FACFD" w14:textId="77777777" w:rsidR="00487453" w:rsidRDefault="00487453" w:rsidP="00487453">
      <w:pPr>
        <w:pStyle w:val="Normal1"/>
      </w:pPr>
    </w:p>
    <w:p w14:paraId="404C55B4" w14:textId="77777777" w:rsidR="00487453" w:rsidRDefault="00487453" w:rsidP="00487453">
      <w:pPr>
        <w:pStyle w:val="Normal1"/>
      </w:pPr>
      <w:r>
        <w:t xml:space="preserve">Además, tanto la entrada de muestras de la señal EMG como la salida de muestras de la envolvente se han definido como puertos de entrada y salida del protocolo AXI Stream </w:t>
      </w:r>
      <w:r w:rsidRPr="00487453">
        <w:rPr>
          <w:i/>
          <w:iCs/>
        </w:rPr>
        <w:t>(Advanced eXtensible Interface</w:t>
      </w:r>
      <w:r>
        <w:t>) mediante directivas específicas de Vitis HLS. Esto permitirá una integración más sencilla en el sistema completo y una conexión sincronizada con los demás módulos.</w:t>
      </w:r>
    </w:p>
    <w:p w14:paraId="4B80B487" w14:textId="77777777" w:rsidR="00487453" w:rsidRDefault="00487453" w:rsidP="00487453">
      <w:pPr>
        <w:pStyle w:val="Normal1"/>
      </w:pPr>
    </w:p>
    <w:p w14:paraId="239A8C97" w14:textId="77777777" w:rsidR="00487453" w:rsidRDefault="00487453" w:rsidP="00487453">
      <w:pPr>
        <w:pStyle w:val="Normal1"/>
      </w:pPr>
      <w:r w:rsidRPr="00FF7C68">
        <w:t xml:space="preserve">Para verificar el funcionamiento del modelo en C, se ha creado un </w:t>
      </w:r>
      <w:r w:rsidRPr="00487453">
        <w:rPr>
          <w:i/>
          <w:iCs/>
        </w:rPr>
        <w:t>testbench</w:t>
      </w:r>
      <w:r w:rsidRPr="00FF7C68">
        <w:t xml:space="preserve"> que realiza llamadas a la función </w:t>
      </w:r>
      <w:r w:rsidRPr="008A558A">
        <w:rPr>
          <w:rFonts w:ascii="Consolas" w:hAnsi="Consolas" w:cstheme="minorHAnsi"/>
          <w:i/>
          <w:iCs/>
        </w:rPr>
        <w:t>FIR_filter</w:t>
      </w:r>
      <w:r w:rsidRPr="00FF7C68">
        <w:t xml:space="preserve"> con datos reales obtenidos de la base de datos</w:t>
      </w:r>
      <w:r>
        <w:t xml:space="preserve"> [</w:t>
      </w:r>
      <w:hyperlink w:anchor="_Anexos." w:history="1">
        <w:r w:rsidRPr="008A558A">
          <w:rPr>
            <w:rStyle w:val="Hipervnculo"/>
            <w:color w:val="auto"/>
            <w:u w:val="none"/>
          </w:rPr>
          <w:t>1</w:t>
        </w:r>
      </w:hyperlink>
      <w:r>
        <w:t>]</w:t>
      </w:r>
      <w:r w:rsidRPr="00FF7C68">
        <w:t xml:space="preserve"> mencionada anteriormente. La salida del filtro generada por la función se compara con los resultados del modelo implementado en Matlab. Estos resultados en Matlab, a su vez, han sido previamente verificados mediante la comparación con la envolvente de referencia proporcionada en la misma base de datos.</w:t>
      </w:r>
    </w:p>
    <w:p w14:paraId="7B1045C2" w14:textId="77777777" w:rsidR="00487453" w:rsidRDefault="00487453" w:rsidP="00487453">
      <w:pPr>
        <w:pStyle w:val="Normal1"/>
      </w:pPr>
    </w:p>
    <w:p w14:paraId="3A511990" w14:textId="77777777" w:rsidR="00487453" w:rsidRDefault="00487453" w:rsidP="00487453">
      <w:pPr>
        <w:pStyle w:val="Normal1"/>
      </w:pPr>
      <w:r>
        <w:t>La razón por la que no se ha comparado directamente con la envolvente de la base de datos es que no se tiene conocimiento sobre la implementación ni la cuantificación utilizada para adquirirla. Por ello se optó por realizar una primera aproximación en Matlab. Este enfoque permitió evaluar si el planteamiento del filtro en coma fija podía generar resultados similares para una misma entrada de datos.</w:t>
      </w:r>
    </w:p>
    <w:p w14:paraId="544E8D57" w14:textId="6C1CF1BE" w:rsidR="00487453" w:rsidDel="0079461E" w:rsidRDefault="00487453" w:rsidP="00487453">
      <w:pPr>
        <w:pStyle w:val="Normal1"/>
        <w:rPr>
          <w:del w:id="82" w:author="alex lopez" w:date="2024-02-20T00:07:00Z"/>
        </w:rPr>
      </w:pPr>
    </w:p>
    <w:p w14:paraId="64912F40" w14:textId="77777777" w:rsidR="00487453" w:rsidRDefault="00487453" w:rsidP="00487453">
      <w:pPr>
        <w:pStyle w:val="Normal1"/>
        <w:rPr>
          <w:noProof/>
        </w:rPr>
      </w:pPr>
      <w:r>
        <w:t>Una vez comprobada la viabilidad del filtro en Matlab, se procedió a trasladar la implementación a HLS para su síntesis en lenguaje de descripción de hardware. En este punto, el modelo de Matlab se convierte en la referencia con la que se compararía el filtro de HLS.</w:t>
      </w:r>
    </w:p>
    <w:p w14:paraId="30CE92A0" w14:textId="77777777" w:rsidR="00487453" w:rsidRDefault="00487453" w:rsidP="00487453">
      <w:pPr>
        <w:pStyle w:val="Normal1"/>
        <w:rPr>
          <w:noProof/>
        </w:rPr>
      </w:pPr>
    </w:p>
    <w:p w14:paraId="7FDBDEEF" w14:textId="77777777" w:rsidR="00487453" w:rsidRDefault="00487453" w:rsidP="00487453">
      <w:pPr>
        <w:pStyle w:val="subt2"/>
      </w:pPr>
      <w:r>
        <w:t>Resultados de la síntesis y verificación del filtro FIR en HLS</w:t>
      </w:r>
    </w:p>
    <w:p w14:paraId="14318F77" w14:textId="57ECDEB1" w:rsidR="00487453" w:rsidRPr="0016773A" w:rsidRDefault="00487453" w:rsidP="00487453">
      <w:pPr>
        <w:pStyle w:val="subt2"/>
        <w:rPr>
          <w:rFonts w:asciiTheme="majorHAnsi" w:eastAsiaTheme="minorHAnsi" w:hAnsiTheme="majorHAnsi" w:cstheme="minorBidi"/>
          <w:color w:val="auto"/>
          <w:sz w:val="22"/>
          <w:szCs w:val="22"/>
        </w:rPr>
        <w:sectPr w:rsidR="00487453" w:rsidRPr="0016773A" w:rsidSect="00E84615">
          <w:type w:val="continuous"/>
          <w:pgSz w:w="11906" w:h="16838"/>
          <w:pgMar w:top="238" w:right="1418" w:bottom="1418" w:left="1418" w:header="709" w:footer="709" w:gutter="0"/>
          <w:pgNumType w:start="0"/>
          <w:cols w:space="708"/>
          <w:titlePg/>
          <w:docGrid w:linePitch="360"/>
        </w:sectPr>
      </w:pPr>
      <w:r>
        <w:rPr>
          <w:rFonts w:asciiTheme="majorHAnsi" w:eastAsiaTheme="minorHAnsi" w:hAnsiTheme="majorHAnsi" w:cstheme="minorBidi"/>
          <w:color w:val="auto"/>
          <w:sz w:val="22"/>
          <w:szCs w:val="22"/>
        </w:rPr>
        <w:t>En este apartado se muestran cuáles han sido los resultados de latencia y consumo de los recursos más relevantes en la FPGA, así como el error cuadrático medio entre los resultados del filtro en HLS con la referencia de Matlab. La síntesis se ha repetido aplicando diferentes directivas de optimización para estudiar su efecto en el consumo de área, latencia y el error cuadrático medio y máximo.</w:t>
      </w:r>
    </w:p>
    <w:p w14:paraId="1FF4400A" w14:textId="77777777" w:rsidR="00487453" w:rsidRDefault="00487453" w:rsidP="00487453">
      <w:pPr>
        <w:pStyle w:val="Normal1"/>
        <w:rPr>
          <w:noProof/>
        </w:rPr>
      </w:pPr>
    </w:p>
    <w:p w14:paraId="5D0A72C5" w14:textId="032DEC79" w:rsidR="001662B8" w:rsidRDefault="00487453" w:rsidP="001662B8">
      <w:pPr>
        <w:pStyle w:val="Normal1"/>
        <w:rPr>
          <w:noProof/>
        </w:rPr>
      </w:pPr>
      <w:r>
        <w:rPr>
          <w:noProof/>
        </w:rPr>
        <w:t>En una primera síntesis sin aplicar directivas de usuario</w:t>
      </w:r>
      <w:r w:rsidR="00713476">
        <w:rPr>
          <w:noProof/>
        </w:rPr>
        <w:t>,</w:t>
      </w:r>
      <w:r>
        <w:rPr>
          <w:noProof/>
        </w:rPr>
        <w:t xml:space="preserve"> se observa </w:t>
      </w:r>
      <w:r w:rsidR="00FF5266">
        <w:rPr>
          <w:noProof/>
        </w:rPr>
        <w:t>una latencia estimada de 1410 ns que</w:t>
      </w:r>
      <w:r>
        <w:rPr>
          <w:noProof/>
        </w:rPr>
        <w:t xml:space="preserve"> </w:t>
      </w:r>
      <w:r w:rsidR="00713476">
        <w:rPr>
          <w:noProof/>
        </w:rPr>
        <w:t xml:space="preserve">es bastante menor que los 125 </w:t>
      </w:r>
      <w:r w:rsidR="00D54EA0">
        <w:rPr>
          <w:rFonts w:cstheme="majorHAnsi"/>
          <w:noProof/>
        </w:rPr>
        <w:t>µ</w:t>
      </w:r>
      <w:r w:rsidR="00713476">
        <w:rPr>
          <w:noProof/>
        </w:rPr>
        <w:t>s dados por la ecuación (6). Además, el programa ha optimizado por si mismo los bucles del registro de desplazamiento y del acumulador aplicando un pipeline a cada uno de ellos</w:t>
      </w:r>
      <w:r w:rsidR="0079461E">
        <w:rPr>
          <w:noProof/>
        </w:rPr>
        <w:t xml:space="preserve">. </w:t>
      </w:r>
      <w:r w:rsidR="001662B8" w:rsidRPr="001662B8">
        <w:rPr>
          <w:noProof/>
        </w:rPr>
        <w:t>En cuanto al área, el consumo de FF (Flip-Flops) y LUTs es muy bajo. La cantidad de FF necesaria es mucho menor del 1% del total presente en la FPGA, al igual que ocurre con las LUTs, que apenas utilizan un 2% del total. Además, gracias a la cuantificación</w:t>
      </w:r>
      <w:r w:rsidR="001662B8">
        <w:rPr>
          <w:i/>
          <w:iCs/>
          <w:noProof/>
        </w:rPr>
        <w:t xml:space="preserve"> utilizada</w:t>
      </w:r>
      <w:r w:rsidR="001662B8" w:rsidRPr="001662B8">
        <w:rPr>
          <w:noProof/>
        </w:rPr>
        <w:t xml:space="preserve">, es posible implementar el diseño con solo un bloque DSP, de los </w:t>
      </w:r>
      <w:r w:rsidR="001662B8">
        <w:rPr>
          <w:i/>
          <w:iCs/>
          <w:noProof/>
        </w:rPr>
        <w:t xml:space="preserve">80 </w:t>
      </w:r>
      <w:r w:rsidR="001662B8" w:rsidRPr="001662B8">
        <w:rPr>
          <w:noProof/>
        </w:rPr>
        <w:t xml:space="preserve">disponibles en la FPGA. Por otra parte, la memoria BRAM que aparece se utiliza para almacenar </w:t>
      </w:r>
      <w:r w:rsidR="00FF5266">
        <w:rPr>
          <w:noProof/>
        </w:rPr>
        <w:t xml:space="preserve">las muestras del registro de desplazamiento, mientras que los coeficientes de los </w:t>
      </w:r>
      <w:r w:rsidR="001662B8" w:rsidRPr="001662B8">
        <w:rPr>
          <w:noProof/>
        </w:rPr>
        <w:t>.</w:t>
      </w:r>
    </w:p>
    <w:p w14:paraId="0C62702F" w14:textId="77777777" w:rsidR="001662B8" w:rsidRPr="001662B8" w:rsidRDefault="001662B8" w:rsidP="001662B8">
      <w:pPr>
        <w:pStyle w:val="Normal1"/>
        <w:rPr>
          <w:noProof/>
        </w:rPr>
      </w:pPr>
    </w:p>
    <w:p w14:paraId="6565A3A6" w14:textId="5332C05C" w:rsidR="0079461E" w:rsidRDefault="0079461E" w:rsidP="0079461E">
      <w:pPr>
        <w:pStyle w:val="Descripcin"/>
        <w:jc w:val="center"/>
      </w:pPr>
      <w:r>
        <w:t>Tabla 5: Resultados de área y latencia de la síntesis sin directivas.</w:t>
      </w:r>
    </w:p>
    <w:tbl>
      <w:tblPr>
        <w:tblW w:w="9947" w:type="dxa"/>
        <w:tblInd w:w="-596" w:type="dxa"/>
        <w:tblCellMar>
          <w:left w:w="70" w:type="dxa"/>
          <w:right w:w="70" w:type="dxa"/>
        </w:tblCellMar>
        <w:tblLook w:val="04A0" w:firstRow="1" w:lastRow="0" w:firstColumn="1" w:lastColumn="0" w:noHBand="0" w:noVBand="1"/>
      </w:tblPr>
      <w:tblGrid>
        <w:gridCol w:w="2426"/>
        <w:gridCol w:w="1003"/>
        <w:gridCol w:w="1014"/>
        <w:gridCol w:w="735"/>
        <w:gridCol w:w="785"/>
        <w:gridCol w:w="852"/>
        <w:gridCol w:w="869"/>
        <w:gridCol w:w="2263"/>
      </w:tblGrid>
      <w:tr w:rsidR="00040BAB" w:rsidRPr="0079461E" w14:paraId="17FCC3E6" w14:textId="77777777" w:rsidTr="00040BAB">
        <w:trPr>
          <w:trHeight w:val="738"/>
        </w:trPr>
        <w:tc>
          <w:tcPr>
            <w:tcW w:w="2426"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18A1D52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Módulos y bucles</w:t>
            </w:r>
          </w:p>
        </w:tc>
        <w:tc>
          <w:tcPr>
            <w:tcW w:w="1003" w:type="dxa"/>
            <w:tcBorders>
              <w:top w:val="single" w:sz="4" w:space="0" w:color="auto"/>
              <w:left w:val="nil"/>
              <w:bottom w:val="single" w:sz="4" w:space="0" w:color="auto"/>
              <w:right w:val="single" w:sz="4" w:space="0" w:color="auto"/>
            </w:tcBorders>
            <w:shd w:val="clear" w:color="000000" w:fill="ED7D31"/>
            <w:vAlign w:val="center"/>
            <w:hideMark/>
          </w:tcPr>
          <w:p w14:paraId="137A79A2"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(ciclos)</w:t>
            </w:r>
          </w:p>
        </w:tc>
        <w:tc>
          <w:tcPr>
            <w:tcW w:w="1014" w:type="dxa"/>
            <w:tcBorders>
              <w:top w:val="single" w:sz="4" w:space="0" w:color="auto"/>
              <w:left w:val="nil"/>
              <w:bottom w:val="single" w:sz="4" w:space="0" w:color="auto"/>
              <w:right w:val="single" w:sz="4" w:space="0" w:color="auto"/>
            </w:tcBorders>
            <w:shd w:val="clear" w:color="000000" w:fill="ED7D31"/>
            <w:vAlign w:val="center"/>
            <w:hideMark/>
          </w:tcPr>
          <w:p w14:paraId="5C98EE21"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(ns)</w:t>
            </w:r>
          </w:p>
        </w:tc>
        <w:tc>
          <w:tcPr>
            <w:tcW w:w="735" w:type="dxa"/>
            <w:tcBorders>
              <w:top w:val="single" w:sz="4" w:space="0" w:color="auto"/>
              <w:left w:val="nil"/>
              <w:bottom w:val="single" w:sz="4" w:space="0" w:color="auto"/>
              <w:right w:val="single" w:sz="4" w:space="0" w:color="auto"/>
            </w:tcBorders>
            <w:shd w:val="clear" w:color="000000" w:fill="ED7D31"/>
            <w:vAlign w:val="center"/>
            <w:hideMark/>
          </w:tcPr>
          <w:p w14:paraId="41DEDB9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BRAM</w:t>
            </w:r>
          </w:p>
        </w:tc>
        <w:tc>
          <w:tcPr>
            <w:tcW w:w="785" w:type="dxa"/>
            <w:tcBorders>
              <w:top w:val="single" w:sz="4" w:space="0" w:color="auto"/>
              <w:left w:val="nil"/>
              <w:bottom w:val="single" w:sz="4" w:space="0" w:color="auto"/>
              <w:right w:val="single" w:sz="4" w:space="0" w:color="auto"/>
            </w:tcBorders>
            <w:shd w:val="clear" w:color="000000" w:fill="ED7D31"/>
            <w:vAlign w:val="center"/>
            <w:hideMark/>
          </w:tcPr>
          <w:p w14:paraId="1D9A8513"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DSP</w:t>
            </w:r>
          </w:p>
        </w:tc>
        <w:tc>
          <w:tcPr>
            <w:tcW w:w="852" w:type="dxa"/>
            <w:tcBorders>
              <w:top w:val="single" w:sz="4" w:space="0" w:color="auto"/>
              <w:left w:val="nil"/>
              <w:bottom w:val="single" w:sz="4" w:space="0" w:color="auto"/>
              <w:right w:val="single" w:sz="4" w:space="0" w:color="auto"/>
            </w:tcBorders>
            <w:shd w:val="clear" w:color="000000" w:fill="ED7D31"/>
            <w:vAlign w:val="center"/>
            <w:hideMark/>
          </w:tcPr>
          <w:p w14:paraId="4BEFE83E"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FF</w:t>
            </w:r>
          </w:p>
        </w:tc>
        <w:tc>
          <w:tcPr>
            <w:tcW w:w="869" w:type="dxa"/>
            <w:tcBorders>
              <w:top w:val="single" w:sz="4" w:space="0" w:color="auto"/>
              <w:left w:val="nil"/>
              <w:bottom w:val="single" w:sz="4" w:space="0" w:color="auto"/>
              <w:right w:val="single" w:sz="4" w:space="0" w:color="auto"/>
            </w:tcBorders>
            <w:shd w:val="clear" w:color="000000" w:fill="ED7D31"/>
            <w:vAlign w:val="center"/>
            <w:hideMark/>
          </w:tcPr>
          <w:p w14:paraId="4DAD7128"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LUT</w:t>
            </w:r>
          </w:p>
        </w:tc>
        <w:tc>
          <w:tcPr>
            <w:tcW w:w="2263" w:type="dxa"/>
            <w:tcBorders>
              <w:top w:val="single" w:sz="4" w:space="0" w:color="auto"/>
              <w:left w:val="nil"/>
              <w:bottom w:val="single" w:sz="4" w:space="0" w:color="auto"/>
              <w:right w:val="single" w:sz="4" w:space="0" w:color="auto"/>
            </w:tcBorders>
            <w:shd w:val="clear" w:color="000000" w:fill="ED7D31"/>
            <w:vAlign w:val="center"/>
            <w:hideMark/>
          </w:tcPr>
          <w:p w14:paraId="11DAF52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Periodo de reloj mínimo estimado (ns)</w:t>
            </w:r>
          </w:p>
        </w:tc>
      </w:tr>
      <w:tr w:rsidR="00040BAB" w:rsidRPr="0079461E" w14:paraId="7445E42E" w14:textId="77777777" w:rsidTr="00040BAB">
        <w:trPr>
          <w:trHeight w:val="630"/>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40E6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Total</w:t>
            </w:r>
          </w:p>
        </w:tc>
        <w:tc>
          <w:tcPr>
            <w:tcW w:w="1003" w:type="dxa"/>
            <w:tcBorders>
              <w:top w:val="nil"/>
              <w:left w:val="nil"/>
              <w:bottom w:val="single" w:sz="4" w:space="0" w:color="auto"/>
              <w:right w:val="single" w:sz="4" w:space="0" w:color="auto"/>
            </w:tcBorders>
            <w:shd w:val="clear" w:color="auto" w:fill="auto"/>
            <w:noWrap/>
            <w:vAlign w:val="center"/>
            <w:hideMark/>
          </w:tcPr>
          <w:p w14:paraId="6BD9093D"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141</w:t>
            </w:r>
          </w:p>
        </w:tc>
        <w:tc>
          <w:tcPr>
            <w:tcW w:w="1014" w:type="dxa"/>
            <w:tcBorders>
              <w:top w:val="nil"/>
              <w:left w:val="nil"/>
              <w:bottom w:val="single" w:sz="4" w:space="0" w:color="auto"/>
              <w:right w:val="single" w:sz="4" w:space="0" w:color="auto"/>
            </w:tcBorders>
            <w:shd w:val="clear" w:color="auto" w:fill="auto"/>
            <w:noWrap/>
            <w:vAlign w:val="center"/>
            <w:hideMark/>
          </w:tcPr>
          <w:p w14:paraId="00444D1E" w14:textId="07CB5952" w:rsidR="00040BAB" w:rsidRPr="0079461E" w:rsidRDefault="006F4116" w:rsidP="0079461E">
            <w:pPr>
              <w:spacing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1410</w:t>
            </w:r>
          </w:p>
        </w:tc>
        <w:tc>
          <w:tcPr>
            <w:tcW w:w="735" w:type="dxa"/>
            <w:tcBorders>
              <w:top w:val="nil"/>
              <w:left w:val="nil"/>
              <w:bottom w:val="single" w:sz="4" w:space="0" w:color="auto"/>
              <w:right w:val="single" w:sz="4" w:space="0" w:color="auto"/>
            </w:tcBorders>
            <w:shd w:val="clear" w:color="auto" w:fill="auto"/>
            <w:noWrap/>
            <w:vAlign w:val="center"/>
            <w:hideMark/>
          </w:tcPr>
          <w:p w14:paraId="74FCE35E"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150BBEDC" w14:textId="7A71A611"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785" w:type="dxa"/>
            <w:tcBorders>
              <w:top w:val="nil"/>
              <w:left w:val="nil"/>
              <w:bottom w:val="single" w:sz="4" w:space="0" w:color="auto"/>
              <w:right w:val="single" w:sz="4" w:space="0" w:color="auto"/>
            </w:tcBorders>
            <w:shd w:val="clear" w:color="auto" w:fill="auto"/>
            <w:noWrap/>
            <w:vAlign w:val="center"/>
            <w:hideMark/>
          </w:tcPr>
          <w:p w14:paraId="741AC18B"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7EA5B823" w14:textId="76ECC3A6"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36961C1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199 (%0)</w:t>
            </w:r>
          </w:p>
        </w:tc>
        <w:tc>
          <w:tcPr>
            <w:tcW w:w="869" w:type="dxa"/>
            <w:tcBorders>
              <w:top w:val="nil"/>
              <w:left w:val="nil"/>
              <w:bottom w:val="single" w:sz="4" w:space="0" w:color="auto"/>
              <w:right w:val="single" w:sz="4" w:space="0" w:color="auto"/>
            </w:tcBorders>
            <w:shd w:val="clear" w:color="auto" w:fill="auto"/>
            <w:noWrap/>
            <w:vAlign w:val="center"/>
            <w:hideMark/>
          </w:tcPr>
          <w:p w14:paraId="37C05E1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516 (2%)</w:t>
            </w:r>
          </w:p>
        </w:tc>
        <w:tc>
          <w:tcPr>
            <w:tcW w:w="2263" w:type="dxa"/>
            <w:vMerge w:val="restart"/>
            <w:tcBorders>
              <w:top w:val="nil"/>
              <w:left w:val="single" w:sz="4" w:space="0" w:color="auto"/>
              <w:bottom w:val="single" w:sz="4" w:space="0" w:color="auto"/>
              <w:right w:val="single" w:sz="4" w:space="0" w:color="auto"/>
            </w:tcBorders>
            <w:shd w:val="clear" w:color="auto" w:fill="auto"/>
            <w:vAlign w:val="center"/>
            <w:hideMark/>
          </w:tcPr>
          <w:p w14:paraId="69E794D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6,508 ± 2,70</w:t>
            </w:r>
          </w:p>
        </w:tc>
      </w:tr>
      <w:tr w:rsidR="00040BAB" w:rsidRPr="0079461E" w14:paraId="7528D042" w14:textId="77777777" w:rsidTr="00040BAB">
        <w:trPr>
          <w:trHeight w:val="656"/>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F9E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Registro de desplazamiento</w:t>
            </w:r>
          </w:p>
        </w:tc>
        <w:tc>
          <w:tcPr>
            <w:tcW w:w="1003" w:type="dxa"/>
            <w:tcBorders>
              <w:top w:val="nil"/>
              <w:left w:val="nil"/>
              <w:bottom w:val="single" w:sz="4" w:space="0" w:color="auto"/>
              <w:right w:val="single" w:sz="4" w:space="0" w:color="auto"/>
            </w:tcBorders>
            <w:shd w:val="clear" w:color="auto" w:fill="auto"/>
            <w:noWrap/>
            <w:vAlign w:val="center"/>
            <w:hideMark/>
          </w:tcPr>
          <w:p w14:paraId="616DC91B"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w:t>
            </w:r>
          </w:p>
        </w:tc>
        <w:tc>
          <w:tcPr>
            <w:tcW w:w="1014" w:type="dxa"/>
            <w:tcBorders>
              <w:top w:val="nil"/>
              <w:left w:val="nil"/>
              <w:bottom w:val="single" w:sz="4" w:space="0" w:color="auto"/>
              <w:right w:val="single" w:sz="4" w:space="0" w:color="auto"/>
            </w:tcBorders>
            <w:shd w:val="clear" w:color="auto" w:fill="auto"/>
            <w:noWrap/>
            <w:vAlign w:val="center"/>
            <w:hideMark/>
          </w:tcPr>
          <w:p w14:paraId="4BC8FFD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w:t>
            </w:r>
          </w:p>
        </w:tc>
        <w:tc>
          <w:tcPr>
            <w:tcW w:w="735" w:type="dxa"/>
            <w:tcBorders>
              <w:top w:val="nil"/>
              <w:left w:val="nil"/>
              <w:bottom w:val="single" w:sz="4" w:space="0" w:color="auto"/>
              <w:right w:val="single" w:sz="4" w:space="0" w:color="auto"/>
            </w:tcBorders>
            <w:shd w:val="clear" w:color="auto" w:fill="auto"/>
            <w:noWrap/>
            <w:vAlign w:val="center"/>
            <w:hideMark/>
          </w:tcPr>
          <w:p w14:paraId="6382664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1C9A2A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0</w:t>
            </w:r>
          </w:p>
        </w:tc>
        <w:tc>
          <w:tcPr>
            <w:tcW w:w="852" w:type="dxa"/>
            <w:tcBorders>
              <w:top w:val="nil"/>
              <w:left w:val="nil"/>
              <w:bottom w:val="single" w:sz="4" w:space="0" w:color="auto"/>
              <w:right w:val="single" w:sz="4" w:space="0" w:color="auto"/>
            </w:tcBorders>
            <w:shd w:val="clear" w:color="auto" w:fill="auto"/>
            <w:noWrap/>
            <w:vAlign w:val="center"/>
            <w:hideMark/>
          </w:tcPr>
          <w:p w14:paraId="6152BFA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w:t>
            </w:r>
          </w:p>
        </w:tc>
        <w:tc>
          <w:tcPr>
            <w:tcW w:w="869" w:type="dxa"/>
            <w:tcBorders>
              <w:top w:val="nil"/>
              <w:left w:val="nil"/>
              <w:bottom w:val="single" w:sz="4" w:space="0" w:color="auto"/>
              <w:right w:val="single" w:sz="4" w:space="0" w:color="auto"/>
            </w:tcBorders>
            <w:shd w:val="clear" w:color="auto" w:fill="auto"/>
            <w:noWrap/>
            <w:vAlign w:val="center"/>
            <w:hideMark/>
          </w:tcPr>
          <w:p w14:paraId="3E8F0F3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62</w:t>
            </w:r>
          </w:p>
        </w:tc>
        <w:tc>
          <w:tcPr>
            <w:tcW w:w="2263" w:type="dxa"/>
            <w:vMerge/>
            <w:tcBorders>
              <w:top w:val="nil"/>
              <w:left w:val="single" w:sz="4" w:space="0" w:color="auto"/>
              <w:bottom w:val="single" w:sz="4" w:space="0" w:color="auto"/>
              <w:right w:val="single" w:sz="4" w:space="0" w:color="auto"/>
            </w:tcBorders>
            <w:vAlign w:val="center"/>
            <w:hideMark/>
          </w:tcPr>
          <w:p w14:paraId="11473E2C" w14:textId="77777777" w:rsidR="00040BAB" w:rsidRPr="0079461E" w:rsidRDefault="00040BAB" w:rsidP="0079461E">
            <w:pPr>
              <w:spacing w:line="240" w:lineRule="auto"/>
              <w:jc w:val="left"/>
              <w:rPr>
                <w:rFonts w:ascii="Calibri" w:eastAsia="Times New Roman" w:hAnsi="Calibri" w:cs="Calibri"/>
                <w:color w:val="000000"/>
                <w:lang w:eastAsia="es-ES"/>
              </w:rPr>
            </w:pPr>
          </w:p>
        </w:tc>
      </w:tr>
      <w:tr w:rsidR="00040BAB" w:rsidRPr="0079461E" w14:paraId="5577FE66" w14:textId="77777777" w:rsidTr="00040BAB">
        <w:trPr>
          <w:trHeight w:val="327"/>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A6F9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Acumulador</w:t>
            </w:r>
          </w:p>
        </w:tc>
        <w:tc>
          <w:tcPr>
            <w:tcW w:w="1003" w:type="dxa"/>
            <w:tcBorders>
              <w:top w:val="nil"/>
              <w:left w:val="nil"/>
              <w:bottom w:val="single" w:sz="4" w:space="0" w:color="auto"/>
              <w:right w:val="single" w:sz="4" w:space="0" w:color="auto"/>
            </w:tcBorders>
            <w:shd w:val="clear" w:color="auto" w:fill="auto"/>
            <w:noWrap/>
            <w:vAlign w:val="center"/>
            <w:hideMark/>
          </w:tcPr>
          <w:p w14:paraId="2628826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w:t>
            </w:r>
          </w:p>
        </w:tc>
        <w:tc>
          <w:tcPr>
            <w:tcW w:w="1014" w:type="dxa"/>
            <w:tcBorders>
              <w:top w:val="nil"/>
              <w:left w:val="nil"/>
              <w:bottom w:val="single" w:sz="4" w:space="0" w:color="auto"/>
              <w:right w:val="single" w:sz="4" w:space="0" w:color="auto"/>
            </w:tcBorders>
            <w:shd w:val="clear" w:color="auto" w:fill="auto"/>
            <w:noWrap/>
            <w:vAlign w:val="center"/>
            <w:hideMark/>
          </w:tcPr>
          <w:p w14:paraId="7B203F6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700</w:t>
            </w:r>
          </w:p>
        </w:tc>
        <w:tc>
          <w:tcPr>
            <w:tcW w:w="735" w:type="dxa"/>
            <w:tcBorders>
              <w:top w:val="nil"/>
              <w:left w:val="nil"/>
              <w:bottom w:val="single" w:sz="4" w:space="0" w:color="auto"/>
              <w:right w:val="single" w:sz="4" w:space="0" w:color="auto"/>
            </w:tcBorders>
            <w:shd w:val="clear" w:color="auto" w:fill="auto"/>
            <w:noWrap/>
            <w:vAlign w:val="center"/>
            <w:hideMark/>
          </w:tcPr>
          <w:p w14:paraId="2260F9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7D45E8E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7E04E7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151</w:t>
            </w:r>
          </w:p>
        </w:tc>
        <w:tc>
          <w:tcPr>
            <w:tcW w:w="869" w:type="dxa"/>
            <w:tcBorders>
              <w:top w:val="nil"/>
              <w:left w:val="nil"/>
              <w:bottom w:val="single" w:sz="4" w:space="0" w:color="auto"/>
              <w:right w:val="single" w:sz="4" w:space="0" w:color="auto"/>
            </w:tcBorders>
            <w:shd w:val="clear" w:color="auto" w:fill="auto"/>
            <w:noWrap/>
            <w:vAlign w:val="center"/>
            <w:hideMark/>
          </w:tcPr>
          <w:p w14:paraId="1D1F837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313</w:t>
            </w:r>
          </w:p>
        </w:tc>
        <w:tc>
          <w:tcPr>
            <w:tcW w:w="2263" w:type="dxa"/>
            <w:vMerge/>
            <w:tcBorders>
              <w:top w:val="nil"/>
              <w:left w:val="single" w:sz="4" w:space="0" w:color="auto"/>
              <w:bottom w:val="single" w:sz="4" w:space="0" w:color="auto"/>
              <w:right w:val="single" w:sz="4" w:space="0" w:color="auto"/>
            </w:tcBorders>
            <w:vAlign w:val="center"/>
            <w:hideMark/>
          </w:tcPr>
          <w:p w14:paraId="5D02F4D9" w14:textId="77777777" w:rsidR="00040BAB" w:rsidRPr="0079461E" w:rsidRDefault="00040BAB" w:rsidP="0079461E">
            <w:pPr>
              <w:spacing w:line="240" w:lineRule="auto"/>
              <w:jc w:val="left"/>
              <w:rPr>
                <w:rFonts w:ascii="Calibri" w:eastAsia="Times New Roman" w:hAnsi="Calibri" w:cs="Calibri"/>
                <w:color w:val="000000"/>
                <w:lang w:eastAsia="es-ES"/>
              </w:rPr>
            </w:pPr>
          </w:p>
        </w:tc>
      </w:tr>
    </w:tbl>
    <w:p w14:paraId="33B3B2FE" w14:textId="77777777" w:rsidR="0079461E" w:rsidRDefault="0079461E" w:rsidP="00713476">
      <w:pPr>
        <w:pStyle w:val="Descripcin"/>
        <w:jc w:val="center"/>
      </w:pPr>
    </w:p>
    <w:p w14:paraId="606699E3" w14:textId="491AC13F" w:rsidR="00B57BCA" w:rsidRDefault="00487453" w:rsidP="00B57BCA">
      <w:pPr>
        <w:pStyle w:val="Normal1"/>
      </w:pPr>
      <w:r w:rsidRPr="00F37BC4">
        <w:br w:type="page"/>
      </w:r>
      <w:r w:rsidR="00B57BCA">
        <w:lastRenderedPageBreak/>
        <w:t xml:space="preserve">Después de aplicar las directivas </w:t>
      </w:r>
      <w:r w:rsidR="00B57BCA" w:rsidRPr="008A558A">
        <w:rPr>
          <w:rFonts w:ascii="Consolas" w:hAnsi="Consolas"/>
        </w:rPr>
        <w:t>ARRAY_PARTITION</w:t>
      </w:r>
      <w:r w:rsidR="00B57BCA">
        <w:t xml:space="preserve"> y </w:t>
      </w:r>
      <w:r w:rsidR="00B57BCA" w:rsidRPr="008A558A">
        <w:rPr>
          <w:rFonts w:ascii="Consolas" w:hAnsi="Consolas"/>
        </w:rPr>
        <w:t>UNROLL</w:t>
      </w:r>
      <w:r w:rsidR="00B57BCA">
        <w:t xml:space="preserve"> al registro y bucle de desplazamiento, </w:t>
      </w:r>
      <w:r w:rsidR="006F4116">
        <w:t>se observa</w:t>
      </w:r>
      <w:r w:rsidR="00B57BCA">
        <w:t xml:space="preserve"> una reducción en </w:t>
      </w:r>
      <w:r w:rsidR="00C8174F">
        <w:t>el periodo de reloj mínimo estimado</w:t>
      </w:r>
      <w:r w:rsidR="006F4116">
        <w:t xml:space="preserve"> </w:t>
      </w:r>
      <w:r w:rsidR="00C8174F">
        <w:t>respecto a la estimación de la primera síntesis</w:t>
      </w:r>
      <w:r w:rsidR="006F4116">
        <w:t>, lo que significa que esta configuración se beneficia de un margen mayor de frecuencia de reloj a la que puede funcionar</w:t>
      </w:r>
      <w:r w:rsidR="00C8174F">
        <w:t>.</w:t>
      </w:r>
    </w:p>
    <w:p w14:paraId="31F35B7C" w14:textId="77777777" w:rsidR="008A558A" w:rsidRDefault="008A558A" w:rsidP="00B57BCA">
      <w:pPr>
        <w:pStyle w:val="Normal1"/>
      </w:pPr>
    </w:p>
    <w:p w14:paraId="0E3E0C75" w14:textId="3844453C" w:rsidR="00B57BCA" w:rsidRDefault="00B57BCA" w:rsidP="00B57BCA">
      <w:pPr>
        <w:pStyle w:val="Normal1"/>
      </w:pPr>
      <w:r>
        <w:t xml:space="preserve">El </w:t>
      </w:r>
      <w:r w:rsidRPr="00B57BCA">
        <w:rPr>
          <w:i/>
          <w:iCs/>
        </w:rPr>
        <w:t>unroll</w:t>
      </w:r>
      <w:r>
        <w:t xml:space="preserve"> </w:t>
      </w:r>
      <w:r w:rsidR="0063308A">
        <w:t>de factor 4</w:t>
      </w:r>
      <w:r>
        <w:t xml:space="preserve"> del registro de desplazamiento implica la transformación del bucle principal en </w:t>
      </w:r>
      <w:r w:rsidR="0063308A">
        <w:t xml:space="preserve">4 </w:t>
      </w:r>
      <w:r>
        <w:t>múltiples bucles similares, pero de menor longitud. Estos bucles, al operar en paralelo, ejecutan la misma función que el bucle original, pero con la ventaja de reducir la latencia total al paralelizar bucles de menos iteraciones</w:t>
      </w:r>
      <w:r w:rsidR="006F4116">
        <w:t>; en concreto el desplazamiento del registro ha pasado de tener una latencia de 650 ns a solo 30ns, reduciendo a su vez la latencia total del filtro</w:t>
      </w:r>
      <w:r>
        <w:t xml:space="preserve">. Para que esta técnica sea efectiva, la memoria que almacena los datos debe estar segmentada para permitir el acceso simultáneo a todos los elementos. De lo contrario, el </w:t>
      </w:r>
      <w:r w:rsidRPr="008A558A">
        <w:rPr>
          <w:rFonts w:ascii="Consolas" w:hAnsi="Consolas"/>
        </w:rPr>
        <w:t>UNROLL</w:t>
      </w:r>
      <w:r>
        <w:t xml:space="preserve"> no sería completamente eficaz debido a posibles conflictos entre procesos que intenten acceder a recursos a través del mismo puerto.</w:t>
      </w:r>
    </w:p>
    <w:p w14:paraId="2DC2938F" w14:textId="77777777" w:rsidR="008A558A" w:rsidRDefault="008A558A" w:rsidP="00B57BCA">
      <w:pPr>
        <w:pStyle w:val="Normal1"/>
      </w:pPr>
    </w:p>
    <w:p w14:paraId="63C28702" w14:textId="6D928419" w:rsidR="00B57BCA" w:rsidRDefault="0063308A" w:rsidP="00B57BCA">
      <w:pPr>
        <w:pStyle w:val="Normal1"/>
      </w:pPr>
      <w:r>
        <w:t>Se</w:t>
      </w:r>
      <w:r w:rsidR="0016773A">
        <w:t xml:space="preserve"> observa en la </w:t>
      </w:r>
      <w:r w:rsidR="004E052E">
        <w:t xml:space="preserve">tabla 6 </w:t>
      </w:r>
      <w:r w:rsidR="00C8174F">
        <w:t xml:space="preserve">que, como consecuencia de haber desenrollado el registro de desplazamiento, este se implementa a partir de Flip-Flops en lugar de hacer uso de un bloque de memoria RAM (BRAM); es por eso </w:t>
      </w:r>
      <w:r w:rsidR="006F4116">
        <w:t>por lo que</w:t>
      </w:r>
      <w:r w:rsidR="00C8174F">
        <w:t xml:space="preserve"> el consumo</w:t>
      </w:r>
      <w:r w:rsidR="006F4116">
        <w:t xml:space="preserve"> </w:t>
      </w:r>
      <w:r w:rsidR="00C8174F">
        <w:t>de FF respecto a los resultados de síntesis de la tabla 5 han aumentado considerablemente.</w:t>
      </w:r>
      <w:r w:rsidR="00494681">
        <w:t xml:space="preserve"> </w:t>
      </w:r>
      <w:r w:rsidR="00494681">
        <w:t xml:space="preserve">Cada </w:t>
      </w:r>
      <w:r w:rsidR="00494681">
        <w:t>FF</w:t>
      </w:r>
      <w:r w:rsidR="00494681">
        <w:t xml:space="preserve"> puede almacenar un bit y el registro de desplazamiento está compuesto por 64 datos (longitud del filtro) de un ancho de 24 bits (cuantificación de los datos de entrada) que resulta en un consumo de </w:t>
      </w:r>
      <w:r w:rsidR="00494681" w:rsidRPr="00D11BBE">
        <w:t>1.536</w:t>
      </w:r>
      <w:r w:rsidR="00494681">
        <w:t xml:space="preserve"> FF solamente para almacenar los datos; con el almacenamiento de los coeficientes puede hacerse un análisis similar del cual se deduce que necesita</w:t>
      </w:r>
      <w:r w:rsidR="00494681">
        <w:t>ría</w:t>
      </w:r>
      <w:r w:rsidR="00494681">
        <w:t xml:space="preserve"> </w:t>
      </w:r>
      <w:r w:rsidR="00494681" w:rsidRPr="00D11BBE">
        <w:t>1.152</w:t>
      </w:r>
      <w:r w:rsidR="00494681">
        <w:t xml:space="preserve"> FF al margen de los Flip-Flops necesarios para implementar los procesos y el sincronismo</w:t>
      </w:r>
      <w:r w:rsidR="00494681">
        <w:t>. Por esto se deduce que en la primera síntesis los coeficientes también estaban almacenados en la BRAM.</w:t>
      </w:r>
    </w:p>
    <w:p w14:paraId="42169C35" w14:textId="75886E86" w:rsidR="00B57BCA" w:rsidRDefault="00B57BCA" w:rsidP="00B57BCA">
      <w:pPr>
        <w:pStyle w:val="Normal1"/>
        <w:keepNext/>
      </w:pPr>
    </w:p>
    <w:tbl>
      <w:tblPr>
        <w:tblpPr w:leftFromText="141" w:rightFromText="141" w:vertAnchor="text" w:horzAnchor="margin" w:tblpXSpec="center" w:tblpY="382"/>
        <w:tblW w:w="10171" w:type="dxa"/>
        <w:tblCellMar>
          <w:left w:w="70" w:type="dxa"/>
          <w:right w:w="70" w:type="dxa"/>
        </w:tblCellMar>
        <w:tblLook w:val="04A0" w:firstRow="1" w:lastRow="0" w:firstColumn="1" w:lastColumn="0" w:noHBand="0" w:noVBand="1"/>
      </w:tblPr>
      <w:tblGrid>
        <w:gridCol w:w="2715"/>
        <w:gridCol w:w="1130"/>
        <w:gridCol w:w="1037"/>
        <w:gridCol w:w="1455"/>
        <w:gridCol w:w="609"/>
        <w:gridCol w:w="638"/>
        <w:gridCol w:w="590"/>
        <w:gridCol w:w="1997"/>
      </w:tblGrid>
      <w:tr w:rsidR="00C8174F" w:rsidRPr="00C8174F" w14:paraId="1E369CA2"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108BB7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Módulos y bucles</w:t>
            </w:r>
          </w:p>
        </w:tc>
        <w:tc>
          <w:tcPr>
            <w:tcW w:w="1130" w:type="dxa"/>
            <w:tcBorders>
              <w:top w:val="single" w:sz="4" w:space="0" w:color="auto"/>
              <w:left w:val="nil"/>
              <w:bottom w:val="single" w:sz="4" w:space="0" w:color="auto"/>
              <w:right w:val="single" w:sz="4" w:space="0" w:color="auto"/>
            </w:tcBorders>
            <w:shd w:val="clear" w:color="000000" w:fill="ED7D31"/>
            <w:vAlign w:val="center"/>
            <w:hideMark/>
          </w:tcPr>
          <w:p w14:paraId="370B87A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37" w:type="dxa"/>
            <w:tcBorders>
              <w:top w:val="single" w:sz="4" w:space="0" w:color="auto"/>
              <w:left w:val="nil"/>
              <w:bottom w:val="single" w:sz="4" w:space="0" w:color="auto"/>
              <w:right w:val="single" w:sz="4" w:space="0" w:color="auto"/>
            </w:tcBorders>
            <w:shd w:val="clear" w:color="000000" w:fill="ED7D31"/>
            <w:vAlign w:val="center"/>
            <w:hideMark/>
          </w:tcPr>
          <w:p w14:paraId="505F4AC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(ns)</w:t>
            </w:r>
          </w:p>
        </w:tc>
        <w:tc>
          <w:tcPr>
            <w:tcW w:w="1455" w:type="dxa"/>
            <w:tcBorders>
              <w:top w:val="single" w:sz="4" w:space="0" w:color="auto"/>
              <w:left w:val="nil"/>
              <w:bottom w:val="single" w:sz="4" w:space="0" w:color="auto"/>
              <w:right w:val="single" w:sz="4" w:space="0" w:color="auto"/>
            </w:tcBorders>
            <w:shd w:val="clear" w:color="000000" w:fill="ED7D31"/>
            <w:vAlign w:val="center"/>
            <w:hideMark/>
          </w:tcPr>
          <w:p w14:paraId="72C4E14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0604307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38" w:type="dxa"/>
            <w:tcBorders>
              <w:top w:val="single" w:sz="4" w:space="0" w:color="auto"/>
              <w:left w:val="nil"/>
              <w:bottom w:val="single" w:sz="4" w:space="0" w:color="auto"/>
              <w:right w:val="single" w:sz="4" w:space="0" w:color="auto"/>
            </w:tcBorders>
            <w:shd w:val="clear" w:color="000000" w:fill="ED7D31"/>
            <w:vAlign w:val="center"/>
            <w:hideMark/>
          </w:tcPr>
          <w:p w14:paraId="69C4623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590" w:type="dxa"/>
            <w:tcBorders>
              <w:top w:val="single" w:sz="4" w:space="0" w:color="auto"/>
              <w:left w:val="nil"/>
              <w:bottom w:val="single" w:sz="4" w:space="0" w:color="auto"/>
              <w:right w:val="single" w:sz="4" w:space="0" w:color="auto"/>
            </w:tcBorders>
            <w:shd w:val="clear" w:color="000000" w:fill="ED7D31"/>
            <w:vAlign w:val="center"/>
            <w:hideMark/>
          </w:tcPr>
          <w:p w14:paraId="2DF8535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1997" w:type="dxa"/>
            <w:tcBorders>
              <w:top w:val="single" w:sz="4" w:space="0" w:color="auto"/>
              <w:left w:val="nil"/>
              <w:bottom w:val="single" w:sz="4" w:space="0" w:color="auto"/>
              <w:right w:val="single" w:sz="4" w:space="0" w:color="auto"/>
            </w:tcBorders>
            <w:shd w:val="clear" w:color="000000" w:fill="ED7D31"/>
            <w:vAlign w:val="center"/>
            <w:hideMark/>
          </w:tcPr>
          <w:p w14:paraId="2AA1DA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(ns)</w:t>
            </w:r>
          </w:p>
        </w:tc>
      </w:tr>
      <w:tr w:rsidR="00C8174F" w:rsidRPr="00C8174F" w14:paraId="6F240F92" w14:textId="77777777" w:rsidTr="00C8174F">
        <w:trPr>
          <w:trHeight w:val="716"/>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3B50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30" w:type="dxa"/>
            <w:tcBorders>
              <w:top w:val="nil"/>
              <w:left w:val="nil"/>
              <w:bottom w:val="single" w:sz="4" w:space="0" w:color="auto"/>
              <w:right w:val="single" w:sz="4" w:space="0" w:color="auto"/>
            </w:tcBorders>
            <w:shd w:val="clear" w:color="auto" w:fill="auto"/>
            <w:vAlign w:val="center"/>
            <w:hideMark/>
          </w:tcPr>
          <w:p w14:paraId="64E41CD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w:t>
            </w:r>
          </w:p>
        </w:tc>
        <w:tc>
          <w:tcPr>
            <w:tcW w:w="1037" w:type="dxa"/>
            <w:tcBorders>
              <w:top w:val="nil"/>
              <w:left w:val="nil"/>
              <w:bottom w:val="single" w:sz="4" w:space="0" w:color="auto"/>
              <w:right w:val="single" w:sz="4" w:space="0" w:color="auto"/>
            </w:tcBorders>
            <w:shd w:val="clear" w:color="auto" w:fill="auto"/>
            <w:vAlign w:val="center"/>
            <w:hideMark/>
          </w:tcPr>
          <w:p w14:paraId="1E333B6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730</w:t>
            </w:r>
          </w:p>
        </w:tc>
        <w:tc>
          <w:tcPr>
            <w:tcW w:w="1455" w:type="dxa"/>
            <w:tcBorders>
              <w:top w:val="nil"/>
              <w:left w:val="nil"/>
              <w:bottom w:val="single" w:sz="4" w:space="0" w:color="auto"/>
              <w:right w:val="single" w:sz="4" w:space="0" w:color="auto"/>
            </w:tcBorders>
            <w:shd w:val="clear" w:color="auto" w:fill="auto"/>
            <w:vAlign w:val="center"/>
            <w:hideMark/>
          </w:tcPr>
          <w:p w14:paraId="2E7A82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2CFFC99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1/80</w:t>
            </w:r>
          </w:p>
        </w:tc>
        <w:tc>
          <w:tcPr>
            <w:tcW w:w="638" w:type="dxa"/>
            <w:tcBorders>
              <w:top w:val="nil"/>
              <w:left w:val="nil"/>
              <w:bottom w:val="single" w:sz="4" w:space="0" w:color="auto"/>
              <w:right w:val="single" w:sz="4" w:space="0" w:color="auto"/>
            </w:tcBorders>
            <w:shd w:val="clear" w:color="auto" w:fill="auto"/>
            <w:vAlign w:val="center"/>
            <w:hideMark/>
          </w:tcPr>
          <w:p w14:paraId="6BE5DA6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3228 (%9)</w:t>
            </w:r>
          </w:p>
        </w:tc>
        <w:tc>
          <w:tcPr>
            <w:tcW w:w="590" w:type="dxa"/>
            <w:tcBorders>
              <w:top w:val="nil"/>
              <w:left w:val="nil"/>
              <w:bottom w:val="single" w:sz="4" w:space="0" w:color="auto"/>
              <w:right w:val="single" w:sz="4" w:space="0" w:color="auto"/>
            </w:tcBorders>
            <w:shd w:val="clear" w:color="auto" w:fill="auto"/>
            <w:vAlign w:val="center"/>
            <w:hideMark/>
          </w:tcPr>
          <w:p w14:paraId="6BF9A4B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633 (3%)</w:t>
            </w:r>
          </w:p>
        </w:tc>
        <w:tc>
          <w:tcPr>
            <w:tcW w:w="1997" w:type="dxa"/>
            <w:vMerge w:val="restart"/>
            <w:tcBorders>
              <w:top w:val="nil"/>
              <w:left w:val="single" w:sz="4" w:space="0" w:color="auto"/>
              <w:bottom w:val="single" w:sz="4" w:space="0" w:color="auto"/>
              <w:right w:val="single" w:sz="4" w:space="0" w:color="auto"/>
            </w:tcBorders>
            <w:shd w:val="clear" w:color="auto" w:fill="auto"/>
            <w:vAlign w:val="center"/>
            <w:hideMark/>
          </w:tcPr>
          <w:p w14:paraId="6331234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5,118 ± 2,70</w:t>
            </w:r>
          </w:p>
        </w:tc>
      </w:tr>
      <w:tr w:rsidR="00C8174F" w:rsidRPr="00C8174F" w14:paraId="72D6DCAA"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642A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30" w:type="dxa"/>
            <w:tcBorders>
              <w:top w:val="nil"/>
              <w:left w:val="nil"/>
              <w:bottom w:val="single" w:sz="4" w:space="0" w:color="auto"/>
              <w:right w:val="single" w:sz="4" w:space="0" w:color="auto"/>
            </w:tcBorders>
            <w:shd w:val="clear" w:color="auto" w:fill="auto"/>
            <w:vAlign w:val="center"/>
            <w:hideMark/>
          </w:tcPr>
          <w:p w14:paraId="34E71E9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w:t>
            </w:r>
          </w:p>
        </w:tc>
        <w:tc>
          <w:tcPr>
            <w:tcW w:w="1037" w:type="dxa"/>
            <w:tcBorders>
              <w:top w:val="nil"/>
              <w:left w:val="nil"/>
              <w:bottom w:val="single" w:sz="4" w:space="0" w:color="auto"/>
              <w:right w:val="single" w:sz="4" w:space="0" w:color="auto"/>
            </w:tcBorders>
            <w:shd w:val="clear" w:color="auto" w:fill="auto"/>
            <w:vAlign w:val="center"/>
            <w:hideMark/>
          </w:tcPr>
          <w:p w14:paraId="218D434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w:t>
            </w:r>
          </w:p>
        </w:tc>
        <w:tc>
          <w:tcPr>
            <w:tcW w:w="1455" w:type="dxa"/>
            <w:tcBorders>
              <w:top w:val="nil"/>
              <w:left w:val="nil"/>
              <w:bottom w:val="single" w:sz="4" w:space="0" w:color="auto"/>
              <w:right w:val="single" w:sz="4" w:space="0" w:color="auto"/>
            </w:tcBorders>
            <w:shd w:val="clear" w:color="auto" w:fill="auto"/>
            <w:vAlign w:val="center"/>
            <w:hideMark/>
          </w:tcPr>
          <w:p w14:paraId="4359B12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62EE539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38" w:type="dxa"/>
            <w:tcBorders>
              <w:top w:val="nil"/>
              <w:left w:val="nil"/>
              <w:bottom w:val="single" w:sz="4" w:space="0" w:color="auto"/>
              <w:right w:val="single" w:sz="4" w:space="0" w:color="auto"/>
            </w:tcBorders>
            <w:shd w:val="clear" w:color="auto" w:fill="auto"/>
            <w:vAlign w:val="center"/>
            <w:hideMark/>
          </w:tcPr>
          <w:p w14:paraId="6C0A0F6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3053</w:t>
            </w:r>
          </w:p>
        </w:tc>
        <w:tc>
          <w:tcPr>
            <w:tcW w:w="590" w:type="dxa"/>
            <w:tcBorders>
              <w:top w:val="nil"/>
              <w:left w:val="nil"/>
              <w:bottom w:val="single" w:sz="4" w:space="0" w:color="auto"/>
              <w:right w:val="single" w:sz="4" w:space="0" w:color="auto"/>
            </w:tcBorders>
            <w:shd w:val="clear" w:color="auto" w:fill="auto"/>
            <w:vAlign w:val="center"/>
            <w:hideMark/>
          </w:tcPr>
          <w:p w14:paraId="58FD3E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47</w:t>
            </w:r>
          </w:p>
        </w:tc>
        <w:tc>
          <w:tcPr>
            <w:tcW w:w="1997" w:type="dxa"/>
            <w:vMerge/>
            <w:tcBorders>
              <w:top w:val="nil"/>
              <w:left w:val="single" w:sz="4" w:space="0" w:color="auto"/>
              <w:bottom w:val="single" w:sz="4" w:space="0" w:color="auto"/>
              <w:right w:val="single" w:sz="4" w:space="0" w:color="auto"/>
            </w:tcBorders>
            <w:vAlign w:val="center"/>
            <w:hideMark/>
          </w:tcPr>
          <w:p w14:paraId="06407BB7"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6258B23A" w14:textId="77777777" w:rsidTr="00C8174F">
        <w:trPr>
          <w:trHeight w:val="31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C670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Acumulador</w:t>
            </w:r>
          </w:p>
        </w:tc>
        <w:tc>
          <w:tcPr>
            <w:tcW w:w="1130" w:type="dxa"/>
            <w:tcBorders>
              <w:top w:val="nil"/>
              <w:left w:val="nil"/>
              <w:bottom w:val="single" w:sz="4" w:space="0" w:color="auto"/>
              <w:right w:val="single" w:sz="4" w:space="0" w:color="auto"/>
            </w:tcBorders>
            <w:shd w:val="clear" w:color="auto" w:fill="auto"/>
            <w:vAlign w:val="center"/>
            <w:hideMark/>
          </w:tcPr>
          <w:p w14:paraId="1D689E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w:t>
            </w:r>
          </w:p>
        </w:tc>
        <w:tc>
          <w:tcPr>
            <w:tcW w:w="1037" w:type="dxa"/>
            <w:tcBorders>
              <w:top w:val="nil"/>
              <w:left w:val="nil"/>
              <w:bottom w:val="single" w:sz="4" w:space="0" w:color="auto"/>
              <w:right w:val="single" w:sz="4" w:space="0" w:color="auto"/>
            </w:tcBorders>
            <w:shd w:val="clear" w:color="auto" w:fill="auto"/>
            <w:vAlign w:val="center"/>
            <w:hideMark/>
          </w:tcPr>
          <w:p w14:paraId="518DE35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700</w:t>
            </w:r>
          </w:p>
        </w:tc>
        <w:tc>
          <w:tcPr>
            <w:tcW w:w="1455" w:type="dxa"/>
            <w:tcBorders>
              <w:top w:val="nil"/>
              <w:left w:val="nil"/>
              <w:bottom w:val="single" w:sz="4" w:space="0" w:color="auto"/>
              <w:right w:val="single" w:sz="4" w:space="0" w:color="auto"/>
            </w:tcBorders>
            <w:shd w:val="clear" w:color="auto" w:fill="auto"/>
            <w:vAlign w:val="center"/>
            <w:hideMark/>
          </w:tcPr>
          <w:p w14:paraId="4B5836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12219DE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w:t>
            </w:r>
          </w:p>
        </w:tc>
        <w:tc>
          <w:tcPr>
            <w:tcW w:w="638" w:type="dxa"/>
            <w:tcBorders>
              <w:top w:val="nil"/>
              <w:left w:val="nil"/>
              <w:bottom w:val="single" w:sz="4" w:space="0" w:color="auto"/>
              <w:right w:val="single" w:sz="4" w:space="0" w:color="auto"/>
            </w:tcBorders>
            <w:shd w:val="clear" w:color="auto" w:fill="auto"/>
            <w:vAlign w:val="center"/>
            <w:hideMark/>
          </w:tcPr>
          <w:p w14:paraId="2EB381C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w:t>
            </w:r>
          </w:p>
        </w:tc>
        <w:tc>
          <w:tcPr>
            <w:tcW w:w="590" w:type="dxa"/>
            <w:tcBorders>
              <w:top w:val="nil"/>
              <w:left w:val="nil"/>
              <w:bottom w:val="single" w:sz="4" w:space="0" w:color="auto"/>
              <w:right w:val="single" w:sz="4" w:space="0" w:color="auto"/>
            </w:tcBorders>
            <w:shd w:val="clear" w:color="auto" w:fill="auto"/>
            <w:vAlign w:val="center"/>
            <w:hideMark/>
          </w:tcPr>
          <w:p w14:paraId="3787A25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586</w:t>
            </w:r>
          </w:p>
        </w:tc>
        <w:tc>
          <w:tcPr>
            <w:tcW w:w="1997" w:type="dxa"/>
            <w:vMerge/>
            <w:tcBorders>
              <w:top w:val="nil"/>
              <w:left w:val="single" w:sz="4" w:space="0" w:color="auto"/>
              <w:bottom w:val="single" w:sz="4" w:space="0" w:color="auto"/>
              <w:right w:val="single" w:sz="4" w:space="0" w:color="auto"/>
            </w:tcBorders>
            <w:vAlign w:val="center"/>
            <w:hideMark/>
          </w:tcPr>
          <w:p w14:paraId="696BA9A9" w14:textId="77777777" w:rsidR="00C8174F" w:rsidRPr="00C8174F" w:rsidRDefault="00C8174F" w:rsidP="00C8174F">
            <w:pPr>
              <w:spacing w:line="240" w:lineRule="auto"/>
              <w:jc w:val="left"/>
              <w:rPr>
                <w:rFonts w:ascii="Calibri" w:eastAsia="Times New Roman" w:hAnsi="Calibri" w:cs="Calibri"/>
                <w:color w:val="000000"/>
                <w:lang w:eastAsia="es-ES"/>
              </w:rPr>
            </w:pPr>
          </w:p>
        </w:tc>
      </w:tr>
    </w:tbl>
    <w:p w14:paraId="766F8539" w14:textId="080AD366" w:rsidR="00487453" w:rsidRDefault="00C8174F" w:rsidP="00B57BCA">
      <w:pPr>
        <w:pStyle w:val="Descripcin"/>
      </w:pPr>
      <w:r>
        <w:t>Tabla 6</w:t>
      </w:r>
      <w:r w:rsidR="00B57BCA">
        <w:t>: Resultados de la síntesis tras aplicar UNROLL y ARRAY_PARTITION al registro de desplazamiento.</w:t>
      </w:r>
    </w:p>
    <w:p w14:paraId="5C0A5E8A" w14:textId="1745CE8A" w:rsidR="0016773A" w:rsidRDefault="0016773A">
      <w:pPr>
        <w:spacing w:after="160" w:line="259" w:lineRule="auto"/>
        <w:jc w:val="left"/>
        <w:rPr>
          <w:rFonts w:asciiTheme="majorHAnsi" w:hAnsiTheme="majorHAnsi"/>
        </w:rPr>
      </w:pPr>
      <w:r>
        <w:br w:type="page"/>
      </w:r>
    </w:p>
    <w:p w14:paraId="5379C635" w14:textId="523EB765" w:rsidR="0075273E" w:rsidRDefault="0075273E" w:rsidP="0075273E">
      <w:pPr>
        <w:pStyle w:val="Normal1"/>
      </w:pPr>
      <w:r>
        <w:lastRenderedPageBreak/>
        <w:t xml:space="preserve">La misma técnica se puede aplicar al bucle del acumulador. Para ello, es necesario no solo aplicar </w:t>
      </w:r>
      <w:r w:rsidRPr="008A558A">
        <w:rPr>
          <w:rFonts w:ascii="Consolas" w:hAnsi="Consolas"/>
        </w:rPr>
        <w:t>ARRAY_PARTITION</w:t>
      </w:r>
      <w:r>
        <w:t xml:space="preserve"> al registro de desplazamiento, sino también al espacio de memoria que almacena los coeficientes del filtro. En</w:t>
      </w:r>
      <w:r w:rsidR="006F4116">
        <w:t xml:space="preserve"> este</w:t>
      </w:r>
      <w:r>
        <w:t xml:space="preserve"> caso, ni la partición de los coeficientes ni el desenrollamiento del bucle es completo, ya que, al tratarse de operaciones de sumas y multiplicaciones, una paralelización completa implicaría un consumo elevado de recursos, </w:t>
      </w:r>
      <w:r w:rsidR="006F4116">
        <w:t>entre los cuales se incluyen</w:t>
      </w:r>
      <w:r>
        <w:t xml:space="preserve"> los DSP, de los cuales hay un número reducido en la FPGA. En este bucle también se ha aplicado la directiva PIPELINE para segmentar los procesos y permitir que se pueda realizar el producto de cada muestra por el coeficiente correspondiente a la vez que se suman los productos de instantes previos.</w:t>
      </w:r>
    </w:p>
    <w:p w14:paraId="07D26E23" w14:textId="2E913357" w:rsidR="006F4116" w:rsidRDefault="006F4116" w:rsidP="0075273E">
      <w:pPr>
        <w:pStyle w:val="Normal1"/>
      </w:pPr>
    </w:p>
    <w:p w14:paraId="1AA30BCE" w14:textId="0E5A8E3E" w:rsidR="006F4116" w:rsidRDefault="006F4116" w:rsidP="0075273E">
      <w:pPr>
        <w:pStyle w:val="Normal1"/>
      </w:pPr>
      <w:r>
        <w:t xml:space="preserve">Esta configuración ve aumentado el periodo mínimo de reloj (o reducida la frecuencia máxima) respecto a las otras dos configuraciones, pero aún sumando la incertidumbre de los 2,7 ns, el periodo mínimo queda por debajo de los 10 ns (10 MHz) del reloj que se va a usar. Por </w:t>
      </w:r>
      <w:r w:rsidR="00C50AC0">
        <w:t>otro lado</w:t>
      </w:r>
      <w:r>
        <w:t xml:space="preserve">, la latencia del sumador se ha reducido de 700 ns a 220 ns, que es algo mas de la cuarta parte de 700 debido al tiempo de </w:t>
      </w:r>
      <w:r w:rsidRPr="00C50AC0">
        <w:rPr>
          <w:i/>
          <w:iCs/>
        </w:rPr>
        <w:t>throughput</w:t>
      </w:r>
      <w:r>
        <w:t xml:space="preserve"> </w:t>
      </w:r>
      <w:r w:rsidR="00C50AC0">
        <w:t>(</w:t>
      </w:r>
      <w:r>
        <w:t xml:space="preserve">tiempo </w:t>
      </w:r>
      <w:r w:rsidR="00C50AC0">
        <w:t xml:space="preserve">que transcurre desde que entra un dato hasta que puede introducirse el siguiente). Sin la directica de </w:t>
      </w:r>
      <w:r w:rsidR="00C50AC0" w:rsidRPr="00C50AC0">
        <w:rPr>
          <w:i/>
          <w:iCs/>
        </w:rPr>
        <w:t>pipeline</w:t>
      </w:r>
      <w:r w:rsidR="00C50AC0">
        <w:t xml:space="preserve">, el </w:t>
      </w:r>
      <w:r w:rsidR="00C50AC0" w:rsidRPr="00C50AC0">
        <w:rPr>
          <w:i/>
          <w:iCs/>
        </w:rPr>
        <w:t>throughput</w:t>
      </w:r>
      <w:r w:rsidR="00C50AC0">
        <w:t xml:space="preserve"> y la latencia total sería mayor.</w:t>
      </w:r>
    </w:p>
    <w:p w14:paraId="2ECC15DE" w14:textId="77777777" w:rsidR="00C50AC0" w:rsidRDefault="00C50AC0" w:rsidP="0075273E">
      <w:pPr>
        <w:pStyle w:val="Normal1"/>
      </w:pPr>
    </w:p>
    <w:p w14:paraId="684B6D7E" w14:textId="7E22EA3D" w:rsidR="00C50AC0" w:rsidRDefault="00C50AC0" w:rsidP="0075273E">
      <w:pPr>
        <w:pStyle w:val="Normal1"/>
      </w:pPr>
      <w:r>
        <w:t xml:space="preserve">Respecto al consumo de </w:t>
      </w:r>
      <w:r w:rsidR="00D11BBE">
        <w:t>recursos, si</w:t>
      </w:r>
      <w:r>
        <w:t xml:space="preserve"> se compara la tabla 7</w:t>
      </w:r>
      <w:r w:rsidR="00D11BBE">
        <w:t>,</w:t>
      </w:r>
      <w:r>
        <w:t xml:space="preserve"> que reúne los resultados de la síntesis con optimizaciones de tiempo</w:t>
      </w:r>
      <w:r w:rsidR="00D11BBE">
        <w:t>,</w:t>
      </w:r>
      <w:r>
        <w:t xml:space="preserve"> con la table 5</w:t>
      </w:r>
      <w:r w:rsidR="00D11BBE">
        <w:t>,</w:t>
      </w:r>
      <w:r>
        <w:t xml:space="preserve"> de la síntesis sin directiva</w:t>
      </w:r>
      <w:r w:rsidR="00D11BBE">
        <w:t>s</w:t>
      </w:r>
      <w:r>
        <w:t xml:space="preserve">, se observa </w:t>
      </w:r>
      <w:r w:rsidR="00D11BBE">
        <w:t>una</w:t>
      </w:r>
      <w:r>
        <w:t xml:space="preserve"> relación inversamente proporcional entre la latencia y el uso de DSP, Flip-Flops y LUTs, ya que la segmentación de procesos y la paralelización de bucles requiere un mayor número de componentes. </w:t>
      </w:r>
    </w:p>
    <w:p w14:paraId="2890A558" w14:textId="30E122EE" w:rsidR="0075273E" w:rsidRDefault="0075273E" w:rsidP="00C8174F">
      <w:pPr>
        <w:pStyle w:val="Normal1"/>
        <w:keepNext/>
      </w:pPr>
    </w:p>
    <w:p w14:paraId="01B5BCEB" w14:textId="5E851F90" w:rsidR="0075273E" w:rsidRDefault="00C8174F" w:rsidP="0075273E">
      <w:pPr>
        <w:pStyle w:val="Descripcin"/>
        <w:jc w:val="center"/>
      </w:pPr>
      <w:r>
        <w:t>Tabla 7</w:t>
      </w:r>
      <w:r w:rsidR="0075273E">
        <w:t>: Resultados de la síntesis con todas las optimizaciones aplicadas en cada parte del código.</w:t>
      </w:r>
    </w:p>
    <w:tbl>
      <w:tblPr>
        <w:tblW w:w="10604" w:type="dxa"/>
        <w:tblInd w:w="-795" w:type="dxa"/>
        <w:tblCellMar>
          <w:left w:w="70" w:type="dxa"/>
          <w:right w:w="70" w:type="dxa"/>
        </w:tblCellMar>
        <w:tblLook w:val="04A0" w:firstRow="1" w:lastRow="0" w:firstColumn="1" w:lastColumn="0" w:noHBand="0" w:noVBand="1"/>
      </w:tblPr>
      <w:tblGrid>
        <w:gridCol w:w="2842"/>
        <w:gridCol w:w="1177"/>
        <w:gridCol w:w="1080"/>
        <w:gridCol w:w="1526"/>
        <w:gridCol w:w="609"/>
        <w:gridCol w:w="666"/>
        <w:gridCol w:w="610"/>
        <w:gridCol w:w="2094"/>
      </w:tblGrid>
      <w:tr w:rsidR="00C8174F" w:rsidRPr="00C8174F" w14:paraId="7B5C4A8E" w14:textId="77777777" w:rsidTr="00C8174F">
        <w:trPr>
          <w:trHeight w:val="649"/>
        </w:trPr>
        <w:tc>
          <w:tcPr>
            <w:tcW w:w="2842"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D9C2BA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Módulos y bucles</w:t>
            </w:r>
          </w:p>
        </w:tc>
        <w:tc>
          <w:tcPr>
            <w:tcW w:w="1177" w:type="dxa"/>
            <w:tcBorders>
              <w:top w:val="single" w:sz="4" w:space="0" w:color="auto"/>
              <w:left w:val="nil"/>
              <w:bottom w:val="single" w:sz="4" w:space="0" w:color="auto"/>
              <w:right w:val="single" w:sz="4" w:space="0" w:color="auto"/>
            </w:tcBorders>
            <w:shd w:val="clear" w:color="000000" w:fill="ED7D31"/>
            <w:vAlign w:val="center"/>
            <w:hideMark/>
          </w:tcPr>
          <w:p w14:paraId="2B4348B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80" w:type="dxa"/>
            <w:tcBorders>
              <w:top w:val="single" w:sz="4" w:space="0" w:color="auto"/>
              <w:left w:val="nil"/>
              <w:bottom w:val="single" w:sz="4" w:space="0" w:color="auto"/>
              <w:right w:val="single" w:sz="4" w:space="0" w:color="auto"/>
            </w:tcBorders>
            <w:shd w:val="clear" w:color="000000" w:fill="ED7D31"/>
            <w:vAlign w:val="center"/>
            <w:hideMark/>
          </w:tcPr>
          <w:p w14:paraId="4F4A2E6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(ns)</w:t>
            </w:r>
          </w:p>
        </w:tc>
        <w:tc>
          <w:tcPr>
            <w:tcW w:w="1526" w:type="dxa"/>
            <w:tcBorders>
              <w:top w:val="single" w:sz="4" w:space="0" w:color="auto"/>
              <w:left w:val="nil"/>
              <w:bottom w:val="single" w:sz="4" w:space="0" w:color="auto"/>
              <w:right w:val="single" w:sz="4" w:space="0" w:color="auto"/>
            </w:tcBorders>
            <w:shd w:val="clear" w:color="000000" w:fill="ED7D31"/>
            <w:vAlign w:val="center"/>
            <w:hideMark/>
          </w:tcPr>
          <w:p w14:paraId="6BE445D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2F5944E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66" w:type="dxa"/>
            <w:tcBorders>
              <w:top w:val="single" w:sz="4" w:space="0" w:color="auto"/>
              <w:left w:val="nil"/>
              <w:bottom w:val="single" w:sz="4" w:space="0" w:color="auto"/>
              <w:right w:val="single" w:sz="4" w:space="0" w:color="auto"/>
            </w:tcBorders>
            <w:shd w:val="clear" w:color="000000" w:fill="ED7D31"/>
            <w:vAlign w:val="center"/>
            <w:hideMark/>
          </w:tcPr>
          <w:p w14:paraId="0EB5BB2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610" w:type="dxa"/>
            <w:tcBorders>
              <w:top w:val="single" w:sz="4" w:space="0" w:color="auto"/>
              <w:left w:val="nil"/>
              <w:bottom w:val="single" w:sz="4" w:space="0" w:color="auto"/>
              <w:right w:val="single" w:sz="4" w:space="0" w:color="auto"/>
            </w:tcBorders>
            <w:shd w:val="clear" w:color="000000" w:fill="ED7D31"/>
            <w:vAlign w:val="center"/>
            <w:hideMark/>
          </w:tcPr>
          <w:p w14:paraId="6CDA4B9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2094" w:type="dxa"/>
            <w:tcBorders>
              <w:top w:val="single" w:sz="4" w:space="0" w:color="auto"/>
              <w:left w:val="nil"/>
              <w:bottom w:val="single" w:sz="4" w:space="0" w:color="auto"/>
              <w:right w:val="single" w:sz="4" w:space="0" w:color="auto"/>
            </w:tcBorders>
            <w:shd w:val="clear" w:color="000000" w:fill="ED7D31"/>
            <w:vAlign w:val="center"/>
            <w:hideMark/>
          </w:tcPr>
          <w:p w14:paraId="0D93D4E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(ns)</w:t>
            </w:r>
          </w:p>
        </w:tc>
      </w:tr>
      <w:tr w:rsidR="00C8174F" w:rsidRPr="00C8174F" w14:paraId="5F28BA9B" w14:textId="77777777" w:rsidTr="00C8174F">
        <w:trPr>
          <w:trHeight w:val="664"/>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52E3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77" w:type="dxa"/>
            <w:tcBorders>
              <w:top w:val="nil"/>
              <w:left w:val="nil"/>
              <w:bottom w:val="single" w:sz="4" w:space="0" w:color="auto"/>
              <w:right w:val="single" w:sz="4" w:space="0" w:color="auto"/>
            </w:tcBorders>
            <w:shd w:val="clear" w:color="auto" w:fill="auto"/>
            <w:vAlign w:val="center"/>
            <w:hideMark/>
          </w:tcPr>
          <w:p w14:paraId="41EA949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w:t>
            </w:r>
          </w:p>
        </w:tc>
        <w:tc>
          <w:tcPr>
            <w:tcW w:w="1080" w:type="dxa"/>
            <w:tcBorders>
              <w:top w:val="nil"/>
              <w:left w:val="nil"/>
              <w:bottom w:val="single" w:sz="4" w:space="0" w:color="auto"/>
              <w:right w:val="single" w:sz="4" w:space="0" w:color="auto"/>
            </w:tcBorders>
            <w:shd w:val="clear" w:color="auto" w:fill="auto"/>
            <w:vAlign w:val="center"/>
            <w:hideMark/>
          </w:tcPr>
          <w:p w14:paraId="5F52A5C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330</w:t>
            </w:r>
          </w:p>
        </w:tc>
        <w:tc>
          <w:tcPr>
            <w:tcW w:w="1526" w:type="dxa"/>
            <w:tcBorders>
              <w:top w:val="nil"/>
              <w:left w:val="nil"/>
              <w:bottom w:val="single" w:sz="4" w:space="0" w:color="auto"/>
              <w:right w:val="single" w:sz="4" w:space="0" w:color="auto"/>
            </w:tcBorders>
            <w:shd w:val="clear" w:color="auto" w:fill="auto"/>
            <w:vAlign w:val="center"/>
            <w:hideMark/>
          </w:tcPr>
          <w:p w14:paraId="00AE2C4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34E5F5C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4/80</w:t>
            </w:r>
          </w:p>
        </w:tc>
        <w:tc>
          <w:tcPr>
            <w:tcW w:w="666" w:type="dxa"/>
            <w:tcBorders>
              <w:top w:val="nil"/>
              <w:left w:val="nil"/>
              <w:bottom w:val="single" w:sz="4" w:space="0" w:color="auto"/>
              <w:right w:val="single" w:sz="4" w:space="0" w:color="auto"/>
            </w:tcBorders>
            <w:shd w:val="clear" w:color="auto" w:fill="auto"/>
            <w:vAlign w:val="center"/>
            <w:hideMark/>
          </w:tcPr>
          <w:p w14:paraId="751317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3781 (%10)</w:t>
            </w:r>
          </w:p>
        </w:tc>
        <w:tc>
          <w:tcPr>
            <w:tcW w:w="610" w:type="dxa"/>
            <w:tcBorders>
              <w:top w:val="nil"/>
              <w:left w:val="nil"/>
              <w:bottom w:val="single" w:sz="4" w:space="0" w:color="auto"/>
              <w:right w:val="single" w:sz="4" w:space="0" w:color="auto"/>
            </w:tcBorders>
            <w:shd w:val="clear" w:color="auto" w:fill="auto"/>
            <w:vAlign w:val="center"/>
            <w:hideMark/>
          </w:tcPr>
          <w:p w14:paraId="786F176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1751 (9%)</w:t>
            </w:r>
          </w:p>
        </w:tc>
        <w:tc>
          <w:tcPr>
            <w:tcW w:w="2094" w:type="dxa"/>
            <w:vMerge w:val="restart"/>
            <w:tcBorders>
              <w:top w:val="nil"/>
              <w:left w:val="single" w:sz="4" w:space="0" w:color="auto"/>
              <w:bottom w:val="single" w:sz="4" w:space="0" w:color="auto"/>
              <w:right w:val="single" w:sz="4" w:space="0" w:color="auto"/>
            </w:tcBorders>
            <w:shd w:val="clear" w:color="auto" w:fill="auto"/>
            <w:vAlign w:val="center"/>
            <w:hideMark/>
          </w:tcPr>
          <w:p w14:paraId="58E187E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6,945 ± 2,70</w:t>
            </w:r>
          </w:p>
        </w:tc>
      </w:tr>
      <w:tr w:rsidR="00C8174F" w:rsidRPr="00C8174F" w14:paraId="7754B00F" w14:textId="77777777" w:rsidTr="00C8174F">
        <w:trPr>
          <w:trHeight w:val="664"/>
        </w:trPr>
        <w:tc>
          <w:tcPr>
            <w:tcW w:w="2842" w:type="dxa"/>
            <w:tcBorders>
              <w:top w:val="single" w:sz="4" w:space="0" w:color="auto"/>
              <w:left w:val="single" w:sz="4" w:space="0" w:color="auto"/>
              <w:bottom w:val="nil"/>
              <w:right w:val="single" w:sz="4" w:space="0" w:color="auto"/>
            </w:tcBorders>
            <w:shd w:val="clear" w:color="auto" w:fill="auto"/>
            <w:vAlign w:val="center"/>
            <w:hideMark/>
          </w:tcPr>
          <w:p w14:paraId="388BC3E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77" w:type="dxa"/>
            <w:tcBorders>
              <w:top w:val="nil"/>
              <w:left w:val="nil"/>
              <w:bottom w:val="single" w:sz="4" w:space="0" w:color="auto"/>
              <w:right w:val="single" w:sz="4" w:space="0" w:color="auto"/>
            </w:tcBorders>
            <w:shd w:val="clear" w:color="auto" w:fill="auto"/>
            <w:vAlign w:val="center"/>
            <w:hideMark/>
          </w:tcPr>
          <w:p w14:paraId="64E6FE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w:t>
            </w:r>
          </w:p>
        </w:tc>
        <w:tc>
          <w:tcPr>
            <w:tcW w:w="1080" w:type="dxa"/>
            <w:tcBorders>
              <w:top w:val="nil"/>
              <w:left w:val="nil"/>
              <w:bottom w:val="single" w:sz="4" w:space="0" w:color="auto"/>
              <w:right w:val="single" w:sz="4" w:space="0" w:color="auto"/>
            </w:tcBorders>
            <w:shd w:val="clear" w:color="auto" w:fill="auto"/>
            <w:vAlign w:val="center"/>
            <w:hideMark/>
          </w:tcPr>
          <w:p w14:paraId="0CB045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650</w:t>
            </w:r>
          </w:p>
        </w:tc>
        <w:tc>
          <w:tcPr>
            <w:tcW w:w="1526" w:type="dxa"/>
            <w:tcBorders>
              <w:top w:val="nil"/>
              <w:left w:val="nil"/>
              <w:bottom w:val="single" w:sz="4" w:space="0" w:color="auto"/>
              <w:right w:val="single" w:sz="4" w:space="0" w:color="auto"/>
            </w:tcBorders>
            <w:shd w:val="clear" w:color="auto" w:fill="auto"/>
            <w:vAlign w:val="center"/>
            <w:hideMark/>
          </w:tcPr>
          <w:p w14:paraId="615F8AD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295E3B3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1F1270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3059</w:t>
            </w:r>
          </w:p>
        </w:tc>
        <w:tc>
          <w:tcPr>
            <w:tcW w:w="610" w:type="dxa"/>
            <w:tcBorders>
              <w:top w:val="nil"/>
              <w:left w:val="nil"/>
              <w:bottom w:val="single" w:sz="4" w:space="0" w:color="auto"/>
              <w:right w:val="single" w:sz="4" w:space="0" w:color="auto"/>
            </w:tcBorders>
            <w:shd w:val="clear" w:color="auto" w:fill="auto"/>
            <w:vAlign w:val="center"/>
            <w:hideMark/>
          </w:tcPr>
          <w:p w14:paraId="21611F4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61</w:t>
            </w:r>
          </w:p>
        </w:tc>
        <w:tc>
          <w:tcPr>
            <w:tcW w:w="2094" w:type="dxa"/>
            <w:vMerge/>
            <w:tcBorders>
              <w:top w:val="nil"/>
              <w:left w:val="single" w:sz="4" w:space="0" w:color="auto"/>
              <w:bottom w:val="single" w:sz="4" w:space="0" w:color="auto"/>
              <w:right w:val="single" w:sz="4" w:space="0" w:color="auto"/>
            </w:tcBorders>
            <w:vAlign w:val="center"/>
            <w:hideMark/>
          </w:tcPr>
          <w:p w14:paraId="25F9B2FF"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14E1EA6C" w14:textId="77777777" w:rsidTr="00C8174F">
        <w:trPr>
          <w:trHeight w:val="69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31D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 xml:space="preserve">Acumulador </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37D189F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w:t>
            </w:r>
          </w:p>
        </w:tc>
        <w:tc>
          <w:tcPr>
            <w:tcW w:w="1080" w:type="dxa"/>
            <w:tcBorders>
              <w:top w:val="nil"/>
              <w:left w:val="nil"/>
              <w:bottom w:val="single" w:sz="4" w:space="0" w:color="auto"/>
              <w:right w:val="single" w:sz="4" w:space="0" w:color="auto"/>
            </w:tcBorders>
            <w:shd w:val="clear" w:color="auto" w:fill="auto"/>
            <w:vAlign w:val="center"/>
            <w:hideMark/>
          </w:tcPr>
          <w:p w14:paraId="7CA583A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220</w:t>
            </w:r>
          </w:p>
        </w:tc>
        <w:tc>
          <w:tcPr>
            <w:tcW w:w="1526" w:type="dxa"/>
            <w:tcBorders>
              <w:top w:val="nil"/>
              <w:left w:val="nil"/>
              <w:bottom w:val="single" w:sz="4" w:space="0" w:color="auto"/>
              <w:right w:val="single" w:sz="4" w:space="0" w:color="auto"/>
            </w:tcBorders>
            <w:shd w:val="clear" w:color="auto" w:fill="auto"/>
            <w:vAlign w:val="center"/>
            <w:hideMark/>
          </w:tcPr>
          <w:p w14:paraId="74B91BE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7C702C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w:t>
            </w:r>
          </w:p>
        </w:tc>
        <w:tc>
          <w:tcPr>
            <w:tcW w:w="666" w:type="dxa"/>
            <w:tcBorders>
              <w:top w:val="nil"/>
              <w:left w:val="nil"/>
              <w:bottom w:val="single" w:sz="4" w:space="0" w:color="auto"/>
              <w:right w:val="single" w:sz="4" w:space="0" w:color="auto"/>
            </w:tcBorders>
            <w:shd w:val="clear" w:color="auto" w:fill="auto"/>
            <w:vAlign w:val="center"/>
            <w:hideMark/>
          </w:tcPr>
          <w:p w14:paraId="765DC0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684</w:t>
            </w:r>
          </w:p>
        </w:tc>
        <w:tc>
          <w:tcPr>
            <w:tcW w:w="610" w:type="dxa"/>
            <w:tcBorders>
              <w:top w:val="nil"/>
              <w:left w:val="nil"/>
              <w:bottom w:val="single" w:sz="4" w:space="0" w:color="auto"/>
              <w:right w:val="single" w:sz="4" w:space="0" w:color="auto"/>
            </w:tcBorders>
            <w:shd w:val="clear" w:color="auto" w:fill="auto"/>
            <w:vAlign w:val="center"/>
            <w:hideMark/>
          </w:tcPr>
          <w:p w14:paraId="059BC7D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1462</w:t>
            </w:r>
          </w:p>
        </w:tc>
        <w:tc>
          <w:tcPr>
            <w:tcW w:w="2094" w:type="dxa"/>
            <w:vMerge/>
            <w:tcBorders>
              <w:top w:val="nil"/>
              <w:left w:val="single" w:sz="4" w:space="0" w:color="auto"/>
              <w:bottom w:val="single" w:sz="4" w:space="0" w:color="auto"/>
              <w:right w:val="single" w:sz="4" w:space="0" w:color="auto"/>
            </w:tcBorders>
            <w:vAlign w:val="center"/>
            <w:hideMark/>
          </w:tcPr>
          <w:p w14:paraId="444E8F72"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25E4561B" w14:textId="77777777" w:rsidTr="00C8174F">
        <w:trPr>
          <w:trHeight w:val="65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AFB3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Suma de las 4 partes</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06B344F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w:t>
            </w:r>
          </w:p>
        </w:tc>
        <w:tc>
          <w:tcPr>
            <w:tcW w:w="1080" w:type="dxa"/>
            <w:tcBorders>
              <w:top w:val="nil"/>
              <w:left w:val="nil"/>
              <w:bottom w:val="single" w:sz="4" w:space="0" w:color="auto"/>
              <w:right w:val="single" w:sz="4" w:space="0" w:color="auto"/>
            </w:tcBorders>
            <w:shd w:val="clear" w:color="auto" w:fill="auto"/>
            <w:vAlign w:val="center"/>
            <w:hideMark/>
          </w:tcPr>
          <w:p w14:paraId="266A94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60</w:t>
            </w:r>
          </w:p>
        </w:tc>
        <w:tc>
          <w:tcPr>
            <w:tcW w:w="1526" w:type="dxa"/>
            <w:tcBorders>
              <w:top w:val="nil"/>
              <w:left w:val="nil"/>
              <w:bottom w:val="single" w:sz="4" w:space="0" w:color="auto"/>
              <w:right w:val="single" w:sz="4" w:space="0" w:color="auto"/>
            </w:tcBorders>
            <w:shd w:val="clear" w:color="auto" w:fill="auto"/>
            <w:vAlign w:val="center"/>
            <w:hideMark/>
          </w:tcPr>
          <w:p w14:paraId="61E1DF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315AA3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7D51C16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38</w:t>
            </w:r>
          </w:p>
        </w:tc>
        <w:tc>
          <w:tcPr>
            <w:tcW w:w="610" w:type="dxa"/>
            <w:tcBorders>
              <w:top w:val="nil"/>
              <w:left w:val="nil"/>
              <w:bottom w:val="single" w:sz="4" w:space="0" w:color="auto"/>
              <w:right w:val="single" w:sz="4" w:space="0" w:color="auto"/>
            </w:tcBorders>
            <w:shd w:val="clear" w:color="auto" w:fill="auto"/>
            <w:vAlign w:val="center"/>
            <w:hideMark/>
          </w:tcPr>
          <w:p w14:paraId="44766C5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228</w:t>
            </w:r>
          </w:p>
        </w:tc>
        <w:tc>
          <w:tcPr>
            <w:tcW w:w="2094" w:type="dxa"/>
            <w:vMerge/>
            <w:tcBorders>
              <w:top w:val="nil"/>
              <w:left w:val="single" w:sz="4" w:space="0" w:color="auto"/>
              <w:bottom w:val="single" w:sz="4" w:space="0" w:color="auto"/>
              <w:right w:val="single" w:sz="4" w:space="0" w:color="auto"/>
            </w:tcBorders>
            <w:vAlign w:val="center"/>
            <w:hideMark/>
          </w:tcPr>
          <w:p w14:paraId="0E27BF58" w14:textId="77777777" w:rsidR="00C8174F" w:rsidRPr="00C8174F" w:rsidRDefault="00C8174F" w:rsidP="00C8174F">
            <w:pPr>
              <w:spacing w:line="240" w:lineRule="auto"/>
              <w:jc w:val="left"/>
              <w:rPr>
                <w:rFonts w:ascii="Calibri" w:eastAsia="Times New Roman" w:hAnsi="Calibri" w:cs="Calibri"/>
                <w:color w:val="000000"/>
                <w:lang w:eastAsia="es-ES"/>
              </w:rPr>
            </w:pPr>
          </w:p>
        </w:tc>
      </w:tr>
    </w:tbl>
    <w:p w14:paraId="5FCDDDF2" w14:textId="77777777" w:rsidR="00C8174F" w:rsidRPr="00C8174F" w:rsidRDefault="00C8174F" w:rsidP="00C8174F"/>
    <w:p w14:paraId="68749792" w14:textId="6958A489" w:rsidR="0075273E" w:rsidRPr="00E82357" w:rsidRDefault="0075273E" w:rsidP="0075273E">
      <w:pPr>
        <w:pStyle w:val="Normal1"/>
        <w:rPr>
          <w:color w:val="FF0000"/>
        </w:rPr>
      </w:pPr>
      <w:r w:rsidRPr="00E82357">
        <w:rPr>
          <w:color w:val="FF0000"/>
        </w:rPr>
        <w:lastRenderedPageBreak/>
        <w:t>Llama la atención que, tras aplicar estas directivas, la latencia ha aumentado en lugar de reducirse</w:t>
      </w:r>
      <w:r w:rsidR="008A558A" w:rsidRPr="00E82357">
        <w:rPr>
          <w:color w:val="FF0000"/>
        </w:rPr>
        <w:t xml:space="preserve">; </w:t>
      </w:r>
      <w:r w:rsidRPr="00E82357">
        <w:rPr>
          <w:color w:val="FF0000"/>
        </w:rPr>
        <w:t>es</w:t>
      </w:r>
      <w:r w:rsidR="008A558A" w:rsidRPr="00E82357">
        <w:rPr>
          <w:color w:val="FF0000"/>
        </w:rPr>
        <w:t xml:space="preserve">to </w:t>
      </w:r>
      <w:r w:rsidRPr="00E82357">
        <w:rPr>
          <w:color w:val="FF0000"/>
        </w:rPr>
        <w:t xml:space="preserve"> </w:t>
      </w:r>
      <w:r w:rsidR="008A558A" w:rsidRPr="00E82357">
        <w:rPr>
          <w:color w:val="FF0000"/>
        </w:rPr>
        <w:t>es debido a</w:t>
      </w:r>
      <w:r w:rsidRPr="00E82357">
        <w:rPr>
          <w:color w:val="FF0000"/>
        </w:rPr>
        <w:t xml:space="preserve"> </w:t>
      </w:r>
      <w:r w:rsidR="008A558A" w:rsidRPr="00E82357">
        <w:rPr>
          <w:color w:val="FF0000"/>
        </w:rPr>
        <w:t>la segmentación</w:t>
      </w:r>
      <w:r w:rsidRPr="00E82357">
        <w:rPr>
          <w:color w:val="FF0000"/>
        </w:rPr>
        <w:t xml:space="preserve"> </w:t>
      </w:r>
      <w:r w:rsidR="008A558A" w:rsidRPr="00E82357">
        <w:rPr>
          <w:color w:val="FF0000"/>
        </w:rPr>
        <w:t xml:space="preserve">completa </w:t>
      </w:r>
      <w:r w:rsidRPr="00E82357">
        <w:rPr>
          <w:color w:val="FF0000"/>
        </w:rPr>
        <w:t>del registro de desplazamiento</w:t>
      </w:r>
      <w:r w:rsidR="008A558A" w:rsidRPr="00E82357">
        <w:rPr>
          <w:color w:val="FF0000"/>
        </w:rPr>
        <w:t xml:space="preserve"> por la directiva de </w:t>
      </w:r>
      <w:r w:rsidR="008A558A" w:rsidRPr="00E82357">
        <w:rPr>
          <w:rFonts w:ascii="Consolas" w:hAnsi="Consolas"/>
          <w:color w:val="FF0000"/>
        </w:rPr>
        <w:t xml:space="preserve">ARRAY_PARTITION </w:t>
      </w:r>
      <w:r w:rsidRPr="00E82357">
        <w:rPr>
          <w:color w:val="FF0000"/>
        </w:rPr>
        <w:t>(para optimizar el bucle de desplazamiento), un unroll de factor 4 en el bucle de acumulación no sea eficaz a la hora de leer los datos del registro, ya que al estar todos los elementos en memorias distintas se pierde la posibilidad de efectuar accesos en ráfaga; en lugar de eso, se deben realizar accesos individuales a cada dirección física a través de interfaces de memoria independientes o de buses compartidos.</w:t>
      </w:r>
    </w:p>
    <w:p w14:paraId="25431940" w14:textId="77777777" w:rsidR="001F44B0" w:rsidRDefault="001F44B0" w:rsidP="001F44B0">
      <w:pPr>
        <w:pStyle w:val="Normal1"/>
        <w:rPr>
          <w:color w:val="FF0000"/>
        </w:rPr>
      </w:pPr>
    </w:p>
    <w:p w14:paraId="42440CA2" w14:textId="77777777" w:rsidR="00632ADC" w:rsidRDefault="00632ADC" w:rsidP="001F44B0">
      <w:pPr>
        <w:pStyle w:val="Normal1"/>
      </w:pPr>
    </w:p>
    <w:p w14:paraId="1EF00E92" w14:textId="77777777" w:rsidR="001F44B0" w:rsidRDefault="001F44B0" w:rsidP="001F44B0">
      <w:pPr>
        <w:pStyle w:val="Normal1"/>
      </w:pPr>
    </w:p>
    <w:p w14:paraId="62CC5BD7" w14:textId="0EAC2679" w:rsidR="00960F96" w:rsidRDefault="00960F96" w:rsidP="001F44B0">
      <w:pPr>
        <w:pStyle w:val="Normal1"/>
        <w:rPr>
          <w:color w:val="FF0000"/>
        </w:rPr>
      </w:pPr>
      <w:r w:rsidRPr="00960F96">
        <w:rPr>
          <w:color w:val="FF0000"/>
        </w:rPr>
        <w:t>[</w:t>
      </w:r>
      <w:r>
        <w:rPr>
          <w:color w:val="FF0000"/>
        </w:rPr>
        <w:t xml:space="preserve">AQUÍ VAMOS A AÑADIR </w:t>
      </w:r>
      <w:r w:rsidR="00CE42C8">
        <w:rPr>
          <w:color w:val="FF0000"/>
        </w:rPr>
        <w:t xml:space="preserve">DOS COSAS: 1. EXPLICAR BREVEMENTE LA S CARACTERÍSTICAS DE </w:t>
      </w:r>
      <w:r w:rsidR="003C0396">
        <w:rPr>
          <w:color w:val="FF0000"/>
        </w:rPr>
        <w:t>TRANSFERENCIA DE LOS DATOS DE LOS CANALES POR EL SPI. 2. ESTO HACE QUE SE TENGA QUE MODIFICAR LIGERAMENTE EL DISEÑO,</w:t>
      </w:r>
      <w:r w:rsidR="00446E32">
        <w:rPr>
          <w:color w:val="FF0000"/>
        </w:rPr>
        <w:t xml:space="preserve"> Y COMENTAS BREVEMENTE LOS CAMBIOS QUE SE APLICAN.]</w:t>
      </w:r>
    </w:p>
    <w:p w14:paraId="7F9CB133" w14:textId="77777777" w:rsidR="00446E32" w:rsidRDefault="00446E32" w:rsidP="001F44B0">
      <w:pPr>
        <w:pStyle w:val="Normal1"/>
        <w:rPr>
          <w:color w:val="FF0000"/>
        </w:rPr>
      </w:pPr>
    </w:p>
    <w:p w14:paraId="728EDAD9" w14:textId="1621C39A" w:rsidR="00446E32" w:rsidRDefault="00446E32" w:rsidP="001F44B0">
      <w:pPr>
        <w:pStyle w:val="Normal1"/>
        <w:rPr>
          <w:color w:val="FF0000"/>
        </w:rPr>
      </w:pPr>
      <w:r>
        <w:rPr>
          <w:color w:val="FF0000"/>
        </w:rPr>
        <w:t xml:space="preserve">[A CONTINUACIÓN, </w:t>
      </w:r>
      <w:r w:rsidR="000703CC">
        <w:rPr>
          <w:color w:val="FF0000"/>
        </w:rPr>
        <w:t>EXPLICARÍA EL DISEÑO GLOBAL DE LA ARQUITECTURA BREVEMENTE Y MOSTRAR LOS RESULTADOS QUE SE MUESTRAN POR EL ILA</w:t>
      </w:r>
      <w:r w:rsidR="003765BA">
        <w:rPr>
          <w:color w:val="FF0000"/>
        </w:rPr>
        <w:t>]</w:t>
      </w:r>
    </w:p>
    <w:p w14:paraId="100B7353" w14:textId="77777777" w:rsidR="003765BA" w:rsidRDefault="003765BA" w:rsidP="001F44B0">
      <w:pPr>
        <w:pStyle w:val="Normal1"/>
        <w:rPr>
          <w:color w:val="FF0000"/>
        </w:rPr>
      </w:pPr>
    </w:p>
    <w:p w14:paraId="0A17A03F" w14:textId="0B4CA14A" w:rsidR="003765BA" w:rsidRPr="00960F96" w:rsidRDefault="003765BA" w:rsidP="001F44B0">
      <w:pPr>
        <w:pStyle w:val="Normal1"/>
        <w:rPr>
          <w:color w:val="FF0000"/>
        </w:rPr>
      </w:pPr>
      <w:r>
        <w:rPr>
          <w:color w:val="FF0000"/>
        </w:rPr>
        <w:t xml:space="preserve">[POR OTRO LADO, LOS CÓDIGOS LOS PUEDES </w:t>
      </w:r>
      <w:r w:rsidR="006B1A07">
        <w:rPr>
          <w:color w:val="FF0000"/>
        </w:rPr>
        <w:t>SUBIR A GITHUB Y DECIR QUE SE ENCUENTRAN LAS FUENTES TAMBIÉN EN GITHUB]</w:t>
      </w:r>
    </w:p>
    <w:p w14:paraId="073E1407" w14:textId="77777777" w:rsidR="008A558A" w:rsidRDefault="008A558A">
      <w:pPr>
        <w:spacing w:after="160" w:line="259" w:lineRule="auto"/>
        <w:jc w:val="left"/>
        <w:rPr>
          <w:rFonts w:eastAsiaTheme="majorEastAsia" w:cs="Times New Roman"/>
          <w:color w:val="000000" w:themeColor="text1"/>
          <w:sz w:val="32"/>
          <w:szCs w:val="32"/>
        </w:rPr>
      </w:pPr>
      <w:bookmarkStart w:id="83" w:name="_Toc148387574"/>
      <w:r>
        <w:rPr>
          <w:sz w:val="32"/>
          <w:szCs w:val="32"/>
        </w:rPr>
        <w:br w:type="page"/>
      </w:r>
    </w:p>
    <w:p w14:paraId="06A59E48" w14:textId="05FE48DE" w:rsidR="00487453" w:rsidRPr="00F37BC4" w:rsidRDefault="00487453" w:rsidP="00487453">
      <w:pPr>
        <w:pStyle w:val="titulo1"/>
        <w:numPr>
          <w:ilvl w:val="0"/>
          <w:numId w:val="4"/>
        </w:numPr>
        <w:ind w:left="284" w:hanging="284"/>
        <w:rPr>
          <w:sz w:val="36"/>
          <w:szCs w:val="36"/>
        </w:rPr>
      </w:pPr>
      <w:r w:rsidRPr="00082113">
        <w:rPr>
          <w:sz w:val="32"/>
          <w:szCs w:val="32"/>
        </w:rPr>
        <w:lastRenderedPageBreak/>
        <w:t>Conclusiones</w:t>
      </w:r>
      <w:bookmarkEnd w:id="83"/>
      <w:r w:rsidRPr="00082113">
        <w:rPr>
          <w:sz w:val="32"/>
          <w:szCs w:val="32"/>
        </w:rPr>
        <w:t xml:space="preserve"> </w:t>
      </w:r>
    </w:p>
    <w:p w14:paraId="535C9F1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Este trabajo se ha enfocado en la implementación del pre-procesamiento de señales de electromiografía (EMG) con el objetivo de extraer su envolvente, lo que permite trabajar con una representación más clara y útil en lugar de lidiar con las señales EMG en bruto, las cuales suelen tener una baja relación señal a ruido.</w:t>
      </w:r>
    </w:p>
    <w:p w14:paraId="2350C8A5"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Concretamente, se ha desarrollado un filtro digital de respuesta al impulso finita (FIR) debido al control preciso que ofrece sobre la frecuencia de corte en comparación con técnicas como la media móvil y la RMS móvil. Además, los filtros FIR son más versátiles y reutilizables que un filtro IIR, ya que permite ajustar sus parámetros para adaptarse a diversas necesidades sin comprometer su estabilidad.</w:t>
      </w:r>
    </w:p>
    <w:p w14:paraId="6D2E22C0"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Mediante la herramienta de Matlab se han evaluado diferentes configuraciones del filtro, entre ellas, variaciones en el orden del filtro, la frecuencia de corte e incluso el tipo de ventana que afecta al cálculo de los coeficientes. Esta evaluación se ha realizado sobre señales de una base de datos de EMG, y comparando los resultados con los de la base de datos, se ha concluido que el que mejor comportamiento tiene es un filtro FIR utilizando una ventana de Hamming, comparado con otro tipo de ventanas como Kaiser y Blackman.</w:t>
      </w:r>
    </w:p>
    <w:p w14:paraId="1DF82486"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Para llevar a cabo la implementación se ha hecho uso de una FPGA, por su capacidad de concurrencia de procesos en el hardware, y el uso de las herramientas de síntesis de alto nivel (HLS) para la implementación del filtro. El código en C que describe el comportamiento del filtro FIR ha superado satisfactoriamente el test del banco de pruebas, con un error promedio de 9,49e-6 y un error por muestra menor del 0,001. Además, los resultados de la síntesis indican un consumo mínimo de recursos, proporcionando margen suficiente para replicar este filtro para los diferentes canales, y garantizando al mismo tiempo una latencia viable que cuenta con un amplio margen respecto a la latencia máxima.</w:t>
      </w:r>
    </w:p>
    <w:p w14:paraId="539DFD6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La síntesis con directivas de usuario de Vitis HLS ha puesto de manifiesto el impacto que estas tienen en la utilización de recursos, tanto en cantidad como en tipos, así como en la latencia total y de iteración. Sin embargo, debido a la relativa sencillez del filtro implementado, la diferencia en comparación con la síntesis sin directivas no es significativa. Para realizar un análisis más preciso del efecto de las directivas, sería necesario probarlas en un algoritmo más complejo, como el de una transformada rápida de Fourier (FFT).</w:t>
      </w:r>
    </w:p>
    <w:p w14:paraId="1BC00683" w14:textId="6F1002C8" w:rsidR="00F37BC4" w:rsidRDefault="005A3EAB" w:rsidP="005A3EAB">
      <w:pPr>
        <w:spacing w:after="160" w:line="259" w:lineRule="auto"/>
        <w:jc w:val="left"/>
        <w:rPr>
          <w:rFonts w:asciiTheme="majorHAnsi" w:hAnsiTheme="majorHAnsi"/>
        </w:rPr>
      </w:pPr>
      <w:r w:rsidRPr="005A3EAB">
        <w:rPr>
          <w:rFonts w:asciiTheme="majorHAnsi" w:hAnsiTheme="majorHAnsi"/>
        </w:rPr>
        <w:t>Por último, la integración del diseño con el resto del sistema supone un pequeño cambio en la arquitectura, para adaptarlo con el formato de entrada de datos. Las pruebas realizadas con el conjunto muestran que el diseño adel filtro funciona a falta de realizar las pruebas clínicas correspondientes y validar el funcionamiento en tiempo real.</w:t>
      </w:r>
    </w:p>
    <w:p w14:paraId="039B594C" w14:textId="2578A4A3" w:rsidR="001F75E6" w:rsidRPr="00C248DF" w:rsidRDefault="001F75E6" w:rsidP="005A3EAB">
      <w:pPr>
        <w:spacing w:after="160" w:line="259" w:lineRule="auto"/>
        <w:jc w:val="left"/>
        <w:rPr>
          <w:rFonts w:eastAsiaTheme="majorEastAsia" w:cs="Times New Roman"/>
          <w:color w:val="000000" w:themeColor="text1"/>
          <w:sz w:val="32"/>
          <w:szCs w:val="32"/>
          <w:u w:val="single"/>
        </w:rPr>
      </w:pPr>
      <w:r>
        <w:rPr>
          <w:rFonts w:asciiTheme="majorHAnsi" w:hAnsiTheme="majorHAnsi"/>
        </w:rPr>
        <w:lastRenderedPageBreak/>
        <w:t xml:space="preserve">Para el desarrollo práctico y teórico de este trabajo </w:t>
      </w:r>
      <w:r w:rsidR="000A720C">
        <w:rPr>
          <w:rFonts w:asciiTheme="majorHAnsi" w:hAnsiTheme="majorHAnsi"/>
        </w:rPr>
        <w:t xml:space="preserve">ha sido necesaria </w:t>
      </w:r>
      <w:r>
        <w:rPr>
          <w:rFonts w:asciiTheme="majorHAnsi" w:hAnsiTheme="majorHAnsi"/>
        </w:rPr>
        <w:t xml:space="preserve">una formación complementaría en el uso del lenguaje de alto nivel para descripción de hardware, </w:t>
      </w:r>
      <w:r w:rsidR="000A720C">
        <w:rPr>
          <w:rFonts w:asciiTheme="majorHAnsi" w:hAnsiTheme="majorHAnsi"/>
        </w:rPr>
        <w:t xml:space="preserve">conocido como </w:t>
      </w:r>
      <w:r>
        <w:rPr>
          <w:rFonts w:asciiTheme="majorHAnsi" w:hAnsiTheme="majorHAnsi"/>
        </w:rPr>
        <w:t>HLS, que no se ha</w:t>
      </w:r>
      <w:r w:rsidR="000A720C">
        <w:rPr>
          <w:rFonts w:asciiTheme="majorHAnsi" w:hAnsiTheme="majorHAnsi"/>
        </w:rPr>
        <w:t>bía</w:t>
      </w:r>
      <w:r>
        <w:rPr>
          <w:rFonts w:asciiTheme="majorHAnsi" w:hAnsiTheme="majorHAnsi"/>
        </w:rPr>
        <w:t xml:space="preserve"> </w:t>
      </w:r>
      <w:r w:rsidR="000A720C">
        <w:rPr>
          <w:rFonts w:asciiTheme="majorHAnsi" w:hAnsiTheme="majorHAnsi"/>
        </w:rPr>
        <w:t>abordado</w:t>
      </w:r>
      <w:r>
        <w:rPr>
          <w:rFonts w:asciiTheme="majorHAnsi" w:hAnsiTheme="majorHAnsi"/>
        </w:rPr>
        <w:t xml:space="preserve"> </w:t>
      </w:r>
      <w:r w:rsidR="000A720C">
        <w:rPr>
          <w:rFonts w:asciiTheme="majorHAnsi" w:hAnsiTheme="majorHAnsi"/>
        </w:rPr>
        <w:t>en el grado</w:t>
      </w:r>
      <w:r>
        <w:rPr>
          <w:rFonts w:asciiTheme="majorHAnsi" w:hAnsiTheme="majorHAnsi"/>
        </w:rPr>
        <w:t>. También ha requerido una profundización en algunos conceptos</w:t>
      </w:r>
      <w:r w:rsidR="000A720C">
        <w:rPr>
          <w:rFonts w:asciiTheme="majorHAnsi" w:hAnsiTheme="majorHAnsi"/>
        </w:rPr>
        <w:t xml:space="preserve"> que sí se han impartido, como</w:t>
      </w:r>
      <w:r>
        <w:rPr>
          <w:rFonts w:asciiTheme="majorHAnsi" w:hAnsiTheme="majorHAnsi"/>
        </w:rPr>
        <w:t xml:space="preserve"> la cuantificación de señales digitales o el diseño de filtros digitales.</w:t>
      </w:r>
      <w:r w:rsidR="000A720C">
        <w:rPr>
          <w:rFonts w:asciiTheme="majorHAnsi" w:hAnsiTheme="majorHAnsi"/>
        </w:rPr>
        <w:t xml:space="preserve"> Como resultado, se ha ampliado el conocimiento en el ámbito del diseño electrónico digital y se ha adquirido una mayor comprensión de los conceptos teóricos involucrados en este trabajo.</w:t>
      </w:r>
    </w:p>
    <w:p w14:paraId="5930B75C" w14:textId="77777777" w:rsidR="008A558A" w:rsidRDefault="008A558A">
      <w:pPr>
        <w:spacing w:after="160" w:line="259" w:lineRule="auto"/>
        <w:jc w:val="left"/>
        <w:rPr>
          <w:rFonts w:eastAsiaTheme="majorEastAsia" w:cs="Times New Roman"/>
          <w:color w:val="000000" w:themeColor="text1"/>
          <w:sz w:val="32"/>
          <w:szCs w:val="32"/>
        </w:rPr>
      </w:pPr>
      <w:bookmarkStart w:id="84" w:name="_Toc148387575"/>
      <w:bookmarkStart w:id="85" w:name="biblio"/>
      <w:r>
        <w:rPr>
          <w:sz w:val="32"/>
          <w:szCs w:val="32"/>
        </w:rPr>
        <w:br w:type="page"/>
      </w:r>
    </w:p>
    <w:p w14:paraId="0B94CE48" w14:textId="4384D01D" w:rsidR="00082113" w:rsidRPr="00082113" w:rsidRDefault="00082113" w:rsidP="00082113">
      <w:pPr>
        <w:pStyle w:val="titulo1"/>
        <w:numPr>
          <w:ilvl w:val="0"/>
          <w:numId w:val="4"/>
        </w:numPr>
        <w:ind w:left="284" w:hanging="284"/>
        <w:rPr>
          <w:sz w:val="36"/>
          <w:szCs w:val="36"/>
        </w:rPr>
      </w:pPr>
      <w:r w:rsidRPr="00082113">
        <w:rPr>
          <w:sz w:val="32"/>
          <w:szCs w:val="32"/>
        </w:rPr>
        <w:lastRenderedPageBreak/>
        <w:t>Bibliografía</w:t>
      </w:r>
      <w:bookmarkEnd w:id="84"/>
    </w:p>
    <w:bookmarkEnd w:id="85"/>
    <w:p w14:paraId="5B46B04F" w14:textId="2B75E065" w:rsidR="00421348" w:rsidRDefault="00421348" w:rsidP="00421348">
      <w:pPr>
        <w:pStyle w:val="Prrafodelista"/>
        <w:numPr>
          <w:ilvl w:val="0"/>
          <w:numId w:val="14"/>
        </w:numPr>
        <w:spacing w:before="120" w:after="0"/>
        <w:ind w:hanging="357"/>
        <w:jc w:val="left"/>
      </w:pPr>
      <w:r w:rsidRPr="00A233A9">
        <w:t xml:space="preserve">MOREIRA, L.C., FIGUEIREDO, J., FONSECA, P., VILAS-BOAS, J.P. y SANTOS, C., 2021. </w:t>
      </w:r>
      <w:r w:rsidRPr="00421348">
        <w:rPr>
          <w:lang w:val="en-GB"/>
        </w:rPr>
        <w:t xml:space="preserve">Lower limb kinematic, kinetic, and EMG data during walking motion under controlled speeds [en línea]. </w:t>
      </w:r>
      <w:r w:rsidRPr="00A233A9">
        <w:t>1 abril 2021. S.l.: figshare. [Consulta: 29 septiembre 2023]. Disponible en:</w:t>
      </w:r>
      <w:r>
        <w:t xml:space="preserve"> </w:t>
      </w:r>
      <w:hyperlink r:id="rId52" w:history="1">
        <w:r w:rsidRPr="00D46484">
          <w:rPr>
            <w:rStyle w:val="Hipervnculo"/>
          </w:rPr>
          <w:t>https://springernature.figshare.com/collections/Lower_limb_kinematic_kinetic_and_EMG_data_during_walking_motion_under_controlled_speeds/4923162/1</w:t>
        </w:r>
      </w:hyperlink>
      <w:r w:rsidRPr="00A233A9">
        <w:t>.</w:t>
      </w:r>
    </w:p>
    <w:p w14:paraId="6CF6CBA2" w14:textId="77777777" w:rsidR="00421348" w:rsidRPr="00EB67F9" w:rsidRDefault="00421348" w:rsidP="00421348">
      <w:pPr>
        <w:pStyle w:val="Prrafodelista"/>
        <w:numPr>
          <w:ilvl w:val="0"/>
          <w:numId w:val="14"/>
        </w:numPr>
        <w:spacing w:before="120" w:after="0"/>
        <w:ind w:left="646" w:hanging="357"/>
        <w:contextualSpacing w:val="0"/>
        <w:jc w:val="left"/>
        <w:rPr>
          <w:rStyle w:val="Hipervnculo"/>
        </w:rPr>
      </w:pPr>
      <w:r>
        <w:t xml:space="preserve">CSIC Nota de prensa, lunes 13 de febrero de 2017. </w:t>
      </w:r>
      <w:hyperlink r:id="rId53" w:history="1">
        <w:r w:rsidRPr="00AE3444">
          <w:rPr>
            <w:rStyle w:val="Hipervnculo"/>
          </w:rPr>
          <w:t>https://www.csic.es/sites/www.csic.es/files/13febrero20017_exoesqueleto_0.pdf</w:t>
        </w:r>
      </w:hyperlink>
    </w:p>
    <w:p w14:paraId="52EEF0EC" w14:textId="77777777" w:rsidR="00421348" w:rsidRDefault="00421348" w:rsidP="00421348">
      <w:pPr>
        <w:pStyle w:val="Prrafodelista"/>
        <w:numPr>
          <w:ilvl w:val="0"/>
          <w:numId w:val="14"/>
        </w:numPr>
        <w:spacing w:before="120" w:after="0"/>
        <w:ind w:left="646" w:hanging="357"/>
        <w:contextualSpacing w:val="0"/>
        <w:jc w:val="left"/>
      </w:pPr>
      <w:r>
        <w:t xml:space="preserve">INEbase / Sociedad /Salud /Encuestas de discapacidades / Últimos datos. </w:t>
      </w:r>
      <w:r w:rsidRPr="005D0007">
        <w:rPr>
          <w:i/>
          <w:iCs/>
        </w:rPr>
        <w:t>INE</w:t>
      </w:r>
      <w:r>
        <w:t xml:space="preserve"> [en línea], [sin fecha]. [consulta: 23 septiembre 2023]. Disponible en: </w:t>
      </w:r>
      <w:hyperlink r:id="rId54" w:history="1">
        <w:r>
          <w:rPr>
            <w:rStyle w:val="Hipervnculo"/>
          </w:rPr>
          <w:t>https://www.ine.es/dyngs/INEbase/es/operacion.htm?c=Estadistica_C&amp;cid=1254736176782&amp;menu=ultiDatos&amp;idp=1254735573175</w:t>
        </w:r>
      </w:hyperlink>
      <w:r>
        <w:t xml:space="preserve">. </w:t>
      </w:r>
    </w:p>
    <w:p w14:paraId="339D7D4E" w14:textId="77777777" w:rsidR="00421348" w:rsidRPr="00695A3A" w:rsidRDefault="00421348" w:rsidP="00421348">
      <w:pPr>
        <w:pStyle w:val="Prrafodelista"/>
        <w:numPr>
          <w:ilvl w:val="0"/>
          <w:numId w:val="14"/>
        </w:numPr>
        <w:spacing w:before="120" w:after="0"/>
        <w:ind w:left="646" w:hanging="357"/>
        <w:contextualSpacing w:val="0"/>
        <w:jc w:val="left"/>
      </w:pPr>
      <w:r>
        <w:t xml:space="preserve">Personas con discapacidad por dificultad en el desplazamiento, tipo de discapacidad y tipo de indicador. </w:t>
      </w:r>
      <w:r w:rsidRPr="005D0007">
        <w:rPr>
          <w:i/>
          <w:iCs/>
        </w:rPr>
        <w:t>INE</w:t>
      </w:r>
      <w:r>
        <w:t xml:space="preserve">. [consulta: 23 septiembre 2023]. Disponible en: </w:t>
      </w:r>
      <w:hyperlink r:id="rId55" w:anchor="!tabs-grafico" w:history="1">
        <w:r>
          <w:rPr>
            <w:rStyle w:val="Hipervnculo"/>
          </w:rPr>
          <w:t>https://www.ine.es/jaxi/Datos.htm?path=/t22/e308/meto_05/modulo/base_2011/2002/l0/&amp;file=00025.px#!tabs-grafico</w:t>
        </w:r>
      </w:hyperlink>
      <w:r>
        <w:t xml:space="preserve">. </w:t>
      </w:r>
    </w:p>
    <w:p w14:paraId="3BDCDE92" w14:textId="77777777" w:rsidR="00421348" w:rsidRPr="005D0007" w:rsidRDefault="00421348" w:rsidP="00421348">
      <w:pPr>
        <w:pStyle w:val="Prrafodelista"/>
        <w:numPr>
          <w:ilvl w:val="0"/>
          <w:numId w:val="14"/>
        </w:numPr>
        <w:spacing w:before="120" w:after="0"/>
        <w:ind w:left="646" w:hanging="357"/>
        <w:contextualSpacing w:val="0"/>
        <w:jc w:val="left"/>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23535A96" w14:textId="77777777" w:rsidR="00421348" w:rsidRDefault="00421348" w:rsidP="00421348">
      <w:pPr>
        <w:pStyle w:val="Prrafodelista"/>
        <w:numPr>
          <w:ilvl w:val="0"/>
          <w:numId w:val="14"/>
        </w:numPr>
        <w:spacing w:before="120" w:after="0"/>
        <w:ind w:left="646" w:hanging="357"/>
        <w:contextualSpacing w:val="0"/>
        <w:jc w:val="left"/>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6" w:history="1">
        <w:r>
          <w:rPr>
            <w:rStyle w:val="Hipervnculo"/>
          </w:rPr>
          <w:t>http://ref.scielo.org/jbh8gq</w:t>
        </w:r>
      </w:hyperlink>
      <w:r>
        <w:t xml:space="preserve">. </w:t>
      </w:r>
    </w:p>
    <w:p w14:paraId="4FC6F446" w14:textId="77777777" w:rsidR="00421348" w:rsidRDefault="00421348" w:rsidP="00421348">
      <w:pPr>
        <w:pStyle w:val="Prrafodelista"/>
        <w:numPr>
          <w:ilvl w:val="0"/>
          <w:numId w:val="14"/>
        </w:numPr>
        <w:spacing w:before="120" w:after="0"/>
        <w:ind w:left="646" w:hanging="357"/>
        <w:contextualSpacing w:val="0"/>
        <w:jc w:val="left"/>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1E95FBB8" w14:textId="77777777" w:rsidR="00421348" w:rsidRDefault="00421348" w:rsidP="00421348">
      <w:pPr>
        <w:pStyle w:val="Prrafodelista"/>
        <w:numPr>
          <w:ilvl w:val="0"/>
          <w:numId w:val="14"/>
        </w:numPr>
        <w:spacing w:before="120" w:after="0"/>
        <w:ind w:left="646" w:hanging="357"/>
        <w:contextualSpacing w:val="0"/>
        <w:jc w:val="left"/>
      </w:pPr>
      <w:r>
        <w:t xml:space="preserve">DANIEL MAYOR TOMILLO, [OCTUBREDE 2016]. Trabajo Fin de Grado. Diseño de filtros digitales FIR mediante técnicas de computación evolutiva y estudio de su aplicación al procesado de señales biomédicas. [en línea], Disponible en: </w:t>
      </w:r>
      <w:hyperlink r:id="rId57" w:history="1">
        <w:r>
          <w:rPr>
            <w:rStyle w:val="Hipervnculo"/>
          </w:rPr>
          <w:t>https://uvadoc.uva.es/bitstream/handle/10324/20958/TFG-G2270.pdf?sequence=1&amp;isAllowed=y</w:t>
        </w:r>
      </w:hyperlink>
      <w:r>
        <w:t xml:space="preserve">. </w:t>
      </w:r>
    </w:p>
    <w:p w14:paraId="7AE696F6" w14:textId="77777777" w:rsidR="00421348" w:rsidRDefault="00421348" w:rsidP="00421348">
      <w:pPr>
        <w:pStyle w:val="Prrafodelista"/>
        <w:numPr>
          <w:ilvl w:val="0"/>
          <w:numId w:val="14"/>
        </w:numPr>
        <w:spacing w:before="120" w:after="0"/>
        <w:ind w:left="646" w:hanging="357"/>
        <w:contextualSpacing w:val="0"/>
        <w:jc w:val="left"/>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58" w:history="1">
        <w:r>
          <w:rPr>
            <w:rStyle w:val="Hipervnculo"/>
          </w:rPr>
          <w:t>https://angeltroncosofisioterapia.com/tratamiento-pasivo-o-tratamiento-activo/</w:t>
        </w:r>
      </w:hyperlink>
      <w:r>
        <w:t xml:space="preserve">. </w:t>
      </w:r>
    </w:p>
    <w:p w14:paraId="27B73B24" w14:textId="6D23F442" w:rsidR="009504D7" w:rsidRPr="00487453" w:rsidRDefault="009504D7" w:rsidP="009504D7">
      <w:pPr>
        <w:pStyle w:val="Prrafodelista"/>
        <w:numPr>
          <w:ilvl w:val="0"/>
          <w:numId w:val="14"/>
        </w:numPr>
        <w:spacing w:before="120" w:after="0"/>
        <w:ind w:left="646" w:hanging="357"/>
        <w:contextualSpacing w:val="0"/>
        <w:jc w:val="left"/>
        <w:rPr>
          <w:lang w:val="en-GB"/>
        </w:rPr>
      </w:pPr>
      <w:r w:rsidRPr="009504D7">
        <w:lastRenderedPageBreak/>
        <w:t>CAMILA R. CARVALHO, J. MARVIN FERNÁNDEZ, ANTONIO J. DEL</w:t>
      </w:r>
      <w:r>
        <w:t>-</w:t>
      </w:r>
      <w:r w:rsidRPr="009504D7">
        <w:t>AMA, FILIPE OLIVEIRA BARROSO, JUAN C</w:t>
      </w:r>
      <w:r>
        <w:t>.</w:t>
      </w:r>
      <w:r w:rsidRPr="009504D7">
        <w:t xml:space="preserve"> MORENO, 2023. </w:t>
      </w:r>
      <w:r w:rsidRPr="00487453">
        <w:rPr>
          <w:lang w:val="en-GB"/>
        </w:rPr>
        <w:t>Review and Performance Comparison of EMG Onset Detection Methods Towards Real-Time Control of Robotic Exoskeletons.</w:t>
      </w:r>
    </w:p>
    <w:p w14:paraId="2F3963A2" w14:textId="77777777" w:rsidR="009504D7" w:rsidRPr="009504D7" w:rsidRDefault="009504D7" w:rsidP="009504D7">
      <w:pPr>
        <w:pStyle w:val="Prrafodelista"/>
        <w:spacing w:before="120" w:after="0"/>
        <w:ind w:left="646"/>
        <w:contextualSpacing w:val="0"/>
        <w:jc w:val="left"/>
        <w:rPr>
          <w:lang w:val="en-GB"/>
        </w:rPr>
      </w:pPr>
    </w:p>
    <w:p w14:paraId="7B3A4264" w14:textId="77777777" w:rsidR="00421348" w:rsidRPr="00987C44" w:rsidRDefault="00421348" w:rsidP="00421348">
      <w:pPr>
        <w:pStyle w:val="Prrafodelista"/>
        <w:numPr>
          <w:ilvl w:val="0"/>
          <w:numId w:val="14"/>
        </w:numPr>
        <w:spacing w:before="120" w:after="0"/>
        <w:ind w:hanging="357"/>
        <w:rPr>
          <w:rFonts w:ascii="Times New Roman" w:hAnsi="Times New Roman"/>
        </w:rPr>
      </w:pPr>
      <w:r>
        <w:t xml:space="preserve">Diseño de filtros IIR - Matlab &amp; Simulink - MathWorks España. [en línea], [sin fecha]. [consulta: 5 octubre 2023]. Disponible en: </w:t>
      </w:r>
      <w:hyperlink r:id="rId59" w:history="1">
        <w:r>
          <w:rPr>
            <w:rStyle w:val="Hipervnculo"/>
          </w:rPr>
          <w:t>https://es.mathworks.com/help/signal/ug/iir-filter-design.html</w:t>
        </w:r>
      </w:hyperlink>
      <w:r>
        <w:t xml:space="preserve">. </w:t>
      </w:r>
    </w:p>
    <w:p w14:paraId="0511ED3E" w14:textId="77777777" w:rsidR="00421348" w:rsidRPr="00A233A9" w:rsidRDefault="00421348" w:rsidP="00421348">
      <w:pPr>
        <w:pStyle w:val="Prrafodelista"/>
        <w:numPr>
          <w:ilvl w:val="0"/>
          <w:numId w:val="14"/>
        </w:numPr>
        <w:spacing w:before="120" w:after="0"/>
        <w:ind w:left="646" w:hanging="357"/>
        <w:contextualSpacing w:val="0"/>
        <w:jc w:val="left"/>
      </w:pPr>
      <w:r>
        <w:t xml:space="preserve">FPGA Programming. [en línea], [sin fecha]. [consulta: 20 marzo 2023]. Disponible en: </w:t>
      </w:r>
      <w:hyperlink r:id="rId60" w:history="1">
        <w:r>
          <w:rPr>
            <w:rStyle w:val="Hipervnculo"/>
          </w:rPr>
          <w:t>https://es.mathworks.com/discovery/fpga-programming.html</w:t>
        </w:r>
      </w:hyperlink>
      <w:r>
        <w:t xml:space="preserve">. </w:t>
      </w:r>
    </w:p>
    <w:p w14:paraId="1BC72131" w14:textId="77777777" w:rsidR="00421348" w:rsidRDefault="00421348" w:rsidP="00421348">
      <w:pPr>
        <w:pStyle w:val="Prrafodelista"/>
        <w:numPr>
          <w:ilvl w:val="0"/>
          <w:numId w:val="14"/>
        </w:numPr>
        <w:spacing w:before="120" w:after="0"/>
        <w:ind w:left="646" w:hanging="357"/>
        <w:contextualSpacing w:val="0"/>
        <w:jc w:val="left"/>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1" w:history="1">
        <w:r>
          <w:rPr>
            <w:rStyle w:val="Hipervnculo"/>
          </w:rPr>
          <w:t>https://www.xilinx.com/</w:t>
        </w:r>
      </w:hyperlink>
      <w:r>
        <w:t xml:space="preserve">. </w:t>
      </w:r>
    </w:p>
    <w:p w14:paraId="41511B15" w14:textId="77777777" w:rsidR="00421348" w:rsidRDefault="00421348" w:rsidP="00421348">
      <w:pPr>
        <w:pStyle w:val="Prrafodelista"/>
        <w:numPr>
          <w:ilvl w:val="0"/>
          <w:numId w:val="14"/>
        </w:numPr>
        <w:spacing w:before="120" w:after="0"/>
        <w:ind w:left="646" w:hanging="357"/>
        <w:contextualSpacing w:val="0"/>
        <w:jc w:val="left"/>
      </w:pPr>
      <w:r>
        <w:t xml:space="preserve">fpga4fun.com - JTAG. [en línea], [sin fecha]. [consulta: 20 marzo 2023]. Disponible en: </w:t>
      </w:r>
      <w:hyperlink r:id="rId62" w:history="1">
        <w:r>
          <w:rPr>
            <w:rStyle w:val="Hipervnculo"/>
          </w:rPr>
          <w:t>https://www.fpga4fun.com/JTAG.html</w:t>
        </w:r>
      </w:hyperlink>
      <w:r>
        <w:t xml:space="preserve">. </w:t>
      </w:r>
    </w:p>
    <w:p w14:paraId="7B51DFCF" w14:textId="19745FDF" w:rsidR="00421348" w:rsidRDefault="00421348">
      <w:pPr>
        <w:spacing w:after="160" w:line="259" w:lineRule="auto"/>
        <w:jc w:val="left"/>
        <w:rPr>
          <w:rFonts w:eastAsiaTheme="majorEastAsia" w:cs="Times New Roman"/>
          <w:color w:val="000000" w:themeColor="text1"/>
          <w:sz w:val="32"/>
          <w:szCs w:val="32"/>
        </w:rPr>
      </w:pPr>
      <w:r>
        <w:rPr>
          <w:rFonts w:eastAsiaTheme="majorEastAsia" w:cs="Times New Roman"/>
          <w:color w:val="000000" w:themeColor="text1"/>
          <w:sz w:val="32"/>
          <w:szCs w:val="32"/>
        </w:rPr>
        <w:br w:type="page"/>
      </w:r>
    </w:p>
    <w:p w14:paraId="44481B6E" w14:textId="1186CC22" w:rsidR="00287325" w:rsidRPr="00287325" w:rsidRDefault="00287325" w:rsidP="00287325">
      <w:pPr>
        <w:pStyle w:val="Ttulo1"/>
        <w:rPr>
          <w:rFonts w:cs="Times New Roman"/>
        </w:rPr>
      </w:pPr>
      <w:bookmarkStart w:id="86" w:name="_Anexos."/>
      <w:bookmarkStart w:id="87" w:name="_Toc148387577"/>
      <w:bookmarkEnd w:id="86"/>
      <w:r w:rsidRPr="00287325">
        <w:rPr>
          <w:rFonts w:cs="Times New Roman"/>
        </w:rPr>
        <w:lastRenderedPageBreak/>
        <w:t>Anexos.</w:t>
      </w:r>
      <w:bookmarkEnd w:id="87"/>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r w:rsidRPr="00D45048">
              <w:t>Electromiográfica.</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r w:rsidRPr="00D45048">
              <w:rPr>
                <w:b/>
                <w:bCs/>
                <w:lang w:val="en-GB"/>
              </w:rPr>
              <w:t>iEMG</w:t>
            </w:r>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r w:rsidRPr="00D45048">
              <w:rPr>
                <w:b/>
                <w:bCs/>
                <w:lang w:val="en-GB"/>
              </w:rPr>
              <w:t>sEMG</w:t>
            </w:r>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r w:rsidRPr="00D45048">
              <w:rPr>
                <w:rFonts w:asciiTheme="minorHAnsi" w:hAnsiTheme="minorHAnsi" w:cstheme="minorHAnsi"/>
                <w:b/>
                <w:bCs/>
              </w:rPr>
              <w:t>F</w:t>
            </w:r>
            <w:r w:rsidRPr="00D45048">
              <w:rPr>
                <w:rFonts w:asciiTheme="minorHAnsi" w:hAnsiTheme="minorHAnsi" w:cstheme="minorHAnsi"/>
                <w:b/>
                <w:bCs/>
                <w:vertAlign w:val="subscript"/>
              </w:rPr>
              <w:t>c</w:t>
            </w:r>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r w:rsidRPr="00D45048">
              <w:rPr>
                <w:b/>
                <w:bCs/>
              </w:rPr>
              <w:t>F</w:t>
            </w:r>
            <w:r w:rsidRPr="00D45048">
              <w:rPr>
                <w:b/>
                <w:bCs/>
                <w:vertAlign w:val="subscript"/>
              </w:rPr>
              <w:t>s</w:t>
            </w:r>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Synthesis </w:t>
            </w:r>
            <w:r>
              <w:t>L</w:t>
            </w:r>
            <w:r w:rsidRPr="007D6C2E">
              <w:t>evel</w:t>
            </w:r>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r w:rsidRPr="007D6C2E">
              <w:t>Register Transfer Level</w:t>
            </w:r>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bl>
    <w:p w14:paraId="31A783AC" w14:textId="07CCE15B" w:rsidR="00414D6F" w:rsidRPr="00414D6F" w:rsidRDefault="00414D6F" w:rsidP="008F4B85">
      <w:pPr>
        <w:pStyle w:val="Sinespaciado"/>
      </w:pPr>
    </w:p>
    <w:sectPr w:rsidR="00414D6F" w:rsidRPr="00414D6F" w:rsidSect="00E84615">
      <w:headerReference w:type="default" r:id="rId63"/>
      <w:footerReference w:type="default" r:id="rId64"/>
      <w:type w:val="continuous"/>
      <w:pgSz w:w="11906" w:h="16838"/>
      <w:pgMar w:top="23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11" w:author="Rubén Nieto Capuchino" w:date="2024-01-16T13:39:00Z" w:initials="RN">
    <w:p w14:paraId="33EE27E9" w14:textId="77777777" w:rsidR="00FA0D2E" w:rsidRDefault="00FA0D2E" w:rsidP="00FA0D2E">
      <w:pPr>
        <w:pStyle w:val="Textocomentario"/>
        <w:ind w:left="0"/>
        <w:jc w:val="left"/>
      </w:pPr>
      <w:r>
        <w:rPr>
          <w:rStyle w:val="Refdecomentario"/>
        </w:rPr>
        <w:annotationRef/>
      </w:r>
      <w:r>
        <w:t xml:space="preserve">Cuidado, porque nosotros no evaluamos el EMG del sistema nervioso, evaluamos el EMG del músculo, es decir la señal ya ha llegado… </w:t>
      </w:r>
    </w:p>
    <w:p w14:paraId="527DD269" w14:textId="77777777" w:rsidR="00FA0D2E" w:rsidRDefault="00FA0D2E" w:rsidP="00FA0D2E">
      <w:pPr>
        <w:pStyle w:val="Textocomentario"/>
        <w:ind w:left="0"/>
        <w:jc w:val="left"/>
      </w:pPr>
    </w:p>
    <w:p w14:paraId="541E5E38" w14:textId="77777777" w:rsidR="00FA0D2E" w:rsidRDefault="00FA0D2E" w:rsidP="00FA0D2E">
      <w:pPr>
        <w:pStyle w:val="Textocomentario"/>
        <w:ind w:left="0"/>
        <w:jc w:val="left"/>
      </w:pPr>
      <w:r>
        <w:t>Puedes decir que al tratarse de movimientos lentos, y el lazo de control del exoesqueleto no es muy restrictivo, es posible aprovechar ese lapso de tiempo para procesar la señal EMG y asistir al movimiento aplicando la fuerza conveniente en los motores.</w:t>
      </w:r>
    </w:p>
  </w:comment>
  <w:comment w:id="13" w:author="Rubén Nieto Capuchino" w:date="2024-01-16T13:41:00Z" w:initials="RN">
    <w:p w14:paraId="63E89BAA" w14:textId="77777777" w:rsidR="008968CA" w:rsidRDefault="00E953CF" w:rsidP="008968CA">
      <w:pPr>
        <w:pStyle w:val="Textocomentario"/>
        <w:ind w:left="0"/>
        <w:jc w:val="left"/>
      </w:pPr>
      <w:r>
        <w:rPr>
          <w:rStyle w:val="Refdecomentario"/>
        </w:rPr>
        <w:annotationRef/>
      </w:r>
      <w:r w:rsidR="008968CA">
        <w:t xml:space="preserve">Ponlo en cursiva y añade la referencia que ya está publicado: </w:t>
      </w:r>
      <w:hyperlink r:id="rId1" w:history="1">
        <w:r w:rsidR="008968CA" w:rsidRPr="00055319">
          <w:rPr>
            <w:rStyle w:val="Hipervnculo"/>
          </w:rPr>
          <w:t>https://jneuroengrehab.biomedcentral.com/articles/10.1186/s12984-023-01268-8</w:t>
        </w:r>
      </w:hyperlink>
    </w:p>
  </w:comment>
  <w:comment w:id="19" w:author="Rubén Nieto Capuchino" w:date="2024-01-16T13:54:00Z" w:initials="RN">
    <w:p w14:paraId="2611B66E" w14:textId="77777777" w:rsidR="00240602" w:rsidRDefault="00240602" w:rsidP="00240602">
      <w:pPr>
        <w:pStyle w:val="Textocomentario"/>
        <w:ind w:left="0"/>
        <w:jc w:val="left"/>
      </w:pPr>
      <w:r>
        <w:rPr>
          <w:rStyle w:val="Refdecomentario"/>
        </w:rPr>
        <w:annotationRef/>
      </w:r>
      <w:r>
        <w:t>La frase “Por contraparte”, parece que vas a decir algo bueno, porque antes estás diciendo algo malo, pero sigues con algo malo. Revísalo para que tenga sentido.</w:t>
      </w:r>
    </w:p>
  </w:comment>
  <w:comment w:id="22" w:author="Rubén Nieto Capuchino" w:date="2023-09-29T17:02:00Z" w:initials="RN">
    <w:p w14:paraId="63535CF5" w14:textId="178A9DE0" w:rsidR="00FB2556" w:rsidRDefault="00FB2556" w:rsidP="00FB2556">
      <w:pPr>
        <w:pStyle w:val="Textocomentario"/>
        <w:ind w:left="0"/>
        <w:jc w:val="left"/>
      </w:pPr>
      <w:r>
        <w:rPr>
          <w:rStyle w:val="Refdecomentario"/>
        </w:rPr>
        <w:annotationRef/>
      </w:r>
      <w:r>
        <w:t>Indica qué significa FPGA</w:t>
      </w:r>
    </w:p>
  </w:comment>
  <w:comment w:id="23"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25" w:author="Rubén Nieto Capuchino" w:date="2024-01-16T13:59:00Z" w:initials="RN">
    <w:p w14:paraId="57B18A2B" w14:textId="77777777" w:rsidR="00110909" w:rsidRDefault="00110909" w:rsidP="00110909">
      <w:pPr>
        <w:pStyle w:val="Textocomentario"/>
        <w:ind w:left="0"/>
        <w:jc w:val="left"/>
      </w:pPr>
      <w:r>
        <w:rPr>
          <w:rStyle w:val="Refdecomentario"/>
        </w:rPr>
        <w:annotationRef/>
      </w:r>
      <w:r>
        <w:t>Añade en el texto anterior que en la Fig. 6 se muestra un dispositivo baasdo en FPGA.</w:t>
      </w:r>
    </w:p>
  </w:comment>
  <w:comment w:id="26" w:author="alex lopez" w:date="2023-09-30T01:52:00Z" w:initials="al">
    <w:p w14:paraId="06BC304E" w14:textId="2D998745" w:rsidR="00FB2556" w:rsidRDefault="00FB2556" w:rsidP="00FB2556">
      <w:pPr>
        <w:pStyle w:val="Textocomentario"/>
        <w:ind w:left="0"/>
        <w:jc w:val="left"/>
      </w:pPr>
      <w:r>
        <w:rPr>
          <w:rStyle w:val="Refdecomentario"/>
        </w:rPr>
        <w:annotationRef/>
      </w:r>
      <w:r>
        <w:t xml:space="preserve"> poner la Zybo</w:t>
      </w:r>
    </w:p>
  </w:comment>
  <w:comment w:id="27"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30" w:author="Rubén Nieto Capuchino" w:date="2024-01-16T15:37:00Z" w:initials="RN">
    <w:p w14:paraId="35D2C78B" w14:textId="202D4C33" w:rsidR="007A2197" w:rsidRDefault="007A2197" w:rsidP="007A2197">
      <w:pPr>
        <w:pStyle w:val="Textocomentario"/>
        <w:ind w:left="0"/>
        <w:jc w:val="left"/>
      </w:pPr>
      <w:r>
        <w:rPr>
          <w:rStyle w:val="Refdecomentario"/>
        </w:rPr>
        <w:annotationRef/>
      </w:r>
      <w:r>
        <w:t>En una nueva página.</w:t>
      </w:r>
    </w:p>
  </w:comment>
  <w:comment w:id="31" w:author="Rubén Nieto Capuchino" w:date="2023-07-26T16:48:00Z" w:initials="RNC">
    <w:p w14:paraId="270B805F" w14:textId="4D076C9B"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32"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35" w:author="Rubén Nieto Capuchino" w:date="2023-10-03T14:09:00Z" w:initials="RNC">
    <w:p w14:paraId="1DF3C2D4" w14:textId="37BB471D" w:rsidR="00686624" w:rsidRDefault="00686624" w:rsidP="00686624">
      <w:pPr>
        <w:pStyle w:val="Textocomentario"/>
        <w:ind w:left="0"/>
        <w:jc w:val="left"/>
      </w:pPr>
      <w:r>
        <w:rPr>
          <w:rStyle w:val="Refdecomentario"/>
        </w:rPr>
        <w:annotationRef/>
      </w:r>
      <w:r>
        <w:t>Me tienes que justificar más las cosas.</w:t>
      </w:r>
    </w:p>
  </w:comment>
  <w:comment w:id="37"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38"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1207796002" name="Imagen 1207796002"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49" w:author="Rubén Nieto Capuchino" w:date="2024-02-09T18:55:00Z" w:initials="RN">
    <w:p w14:paraId="3B1CCE1F" w14:textId="77777777" w:rsidR="00106560" w:rsidRDefault="00106560" w:rsidP="00106560">
      <w:pPr>
        <w:pStyle w:val="Textocomentario"/>
        <w:ind w:left="0"/>
        <w:jc w:val="left"/>
      </w:pPr>
      <w:r>
        <w:rPr>
          <w:rStyle w:val="Refdecomentario"/>
        </w:rPr>
        <w:annotationRef/>
      </w:r>
      <w:r>
        <w:t>Esto sería 500 Hz no?</w:t>
      </w:r>
    </w:p>
  </w:comment>
  <w:comment w:id="50" w:author="alex lopez" w:date="2024-02-10T19:08:00Z" w:initials="al">
    <w:p w14:paraId="62C727E5" w14:textId="77777777" w:rsidR="00B72139" w:rsidRDefault="00B72139" w:rsidP="00B72139">
      <w:pPr>
        <w:pStyle w:val="Textocomentario"/>
        <w:ind w:left="0"/>
        <w:jc w:val="left"/>
      </w:pPr>
      <w:r>
        <w:rPr>
          <w:rStyle w:val="Refdecomentario"/>
        </w:rPr>
        <w:annotationRef/>
      </w:r>
      <w:r>
        <w:t>En la teoría yo creo que sí, pero en la práctica ¿no se debe poner una década por debajo de la frecuencia que quieres filtrar? Si queremos filtrar a partir de 500 o 1000, la fc sería 50 o 100 Hz ¿No?</w:t>
      </w:r>
    </w:p>
  </w:comment>
  <w:comment w:id="52" w:author="Rubén Nieto Capuchino" w:date="2023-07-26T16:50:00Z" w:initials="RNC">
    <w:p w14:paraId="2430E81A" w14:textId="511A875C" w:rsidR="00686624" w:rsidRDefault="00686624" w:rsidP="00686624">
      <w:pPr>
        <w:pStyle w:val="Textocomentario"/>
        <w:ind w:left="0"/>
        <w:jc w:val="left"/>
      </w:pPr>
      <w:r>
        <w:rPr>
          <w:rStyle w:val="Refdecomentario"/>
        </w:rPr>
        <w:annotationRef/>
      </w:r>
      <w:r>
        <w:t>Lo mismo que antes.</w:t>
      </w:r>
    </w:p>
  </w:comment>
  <w:comment w:id="53"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55"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57" w:author="Rubén Nieto Capuchino" w:date="2024-02-09T19:14:00Z" w:initials="RN">
    <w:p w14:paraId="55FD758B" w14:textId="77777777" w:rsidR="003239CA" w:rsidRDefault="003239CA" w:rsidP="003239CA">
      <w:pPr>
        <w:pStyle w:val="Textocomentario"/>
        <w:ind w:left="0"/>
        <w:jc w:val="left"/>
      </w:pPr>
      <w:r>
        <w:rPr>
          <w:rStyle w:val="Refdecomentario"/>
        </w:rPr>
        <w:annotationRef/>
      </w:r>
      <w:r>
        <w:t>La cuantificación de la salida del multiplicador no sería Q7.25?</w:t>
      </w:r>
    </w:p>
  </w:comment>
  <w:comment w:id="58" w:author="alex lopez" w:date="2024-02-11T23:22:00Z" w:initials="al">
    <w:p w14:paraId="5D88BCA4" w14:textId="77777777" w:rsidR="005D00F6" w:rsidRDefault="005D00F6" w:rsidP="005D00F6">
      <w:pPr>
        <w:pStyle w:val="Textocomentario"/>
        <w:ind w:left="0"/>
        <w:jc w:val="left"/>
      </w:pPr>
      <w:r>
        <w:rPr>
          <w:rStyle w:val="Refdecomentario"/>
        </w:rPr>
        <w:annotationRef/>
      </w:r>
      <w:r>
        <w:t>He pensado que al haber un registro entre el multiplicador y el sumador, la re-cuantifiación de la parte entera se realizaría al registrarse.</w:t>
      </w:r>
    </w:p>
  </w:comment>
  <w:comment w:id="59" w:author="Rubén Nieto Capuchino" w:date="2023-10-03T16:05:00Z" w:initials="RNC">
    <w:p w14:paraId="1B32AEF6" w14:textId="0350AC0E" w:rsidR="00686624" w:rsidRDefault="00686624" w:rsidP="00686624">
      <w:pPr>
        <w:pStyle w:val="Textocomentario"/>
        <w:ind w:left="0"/>
        <w:jc w:val="left"/>
      </w:pPr>
      <w:r>
        <w:rPr>
          <w:rStyle w:val="Refdecomentario"/>
        </w:rPr>
        <w:annotationRef/>
      </w:r>
      <w:r>
        <w:t>¿Por qué son 64? No se ha dicho en ningún sitio antes el orden del filtro…</w:t>
      </w:r>
    </w:p>
  </w:comment>
  <w:comment w:id="61" w:author="Rubén Nieto Capuchino" w:date="2024-02-09T19:22:00Z" w:initials="RN">
    <w:p w14:paraId="42DA5D5F" w14:textId="77777777" w:rsidR="00A9320B" w:rsidRDefault="00A9320B" w:rsidP="00A9320B">
      <w:pPr>
        <w:pStyle w:val="Textocomentario"/>
        <w:ind w:left="0"/>
        <w:jc w:val="left"/>
      </w:pPr>
      <w:r>
        <w:rPr>
          <w:rStyle w:val="Refdecomentario"/>
        </w:rPr>
        <w:annotationRef/>
      </w:r>
      <w:r>
        <w:t>No es de 500 Hz?</w:t>
      </w:r>
    </w:p>
  </w:comment>
  <w:comment w:id="62" w:author="Rubén Nieto Capuchino" w:date="2024-02-09T19:36:00Z" w:initials="RN">
    <w:p w14:paraId="56C963E2" w14:textId="77777777" w:rsidR="003F0CF2" w:rsidRDefault="003F0CF2" w:rsidP="003F0CF2">
      <w:pPr>
        <w:pStyle w:val="Textocomentario"/>
        <w:ind w:left="0"/>
        <w:jc w:val="left"/>
      </w:pPr>
      <w:r>
        <w:rPr>
          <w:rStyle w:val="Refdecomentario"/>
        </w:rPr>
        <w:annotationRef/>
      </w:r>
      <w:r>
        <w:t>Esto me lo leo en la última versión. Pero si no lo has extendido, debería explicar brevemente ambos conceptos.</w:t>
      </w:r>
    </w:p>
  </w:comment>
  <w:comment w:id="63" w:author="alex lopez" w:date="2024-02-11T23:14:00Z" w:initials="al">
    <w:p w14:paraId="6B47F1E8" w14:textId="77777777" w:rsidR="00B56342" w:rsidRDefault="00B56342" w:rsidP="00B56342">
      <w:pPr>
        <w:pStyle w:val="Textocomentario"/>
        <w:ind w:left="0"/>
        <w:jc w:val="left"/>
      </w:pPr>
      <w:r>
        <w:rPr>
          <w:rStyle w:val="Refdecomentario"/>
        </w:rPr>
        <w:annotationRef/>
      </w:r>
      <w:r>
        <w:t>Vale, lo he explicado un poco mas junto a las imágenes de los resultados de sintesis.</w:t>
      </w:r>
    </w:p>
  </w:comment>
  <w:comment w:id="65" w:author="Rubén Nieto Capuchino" w:date="2024-02-09T19:34:00Z" w:initials="RN">
    <w:p w14:paraId="6A1754BE" w14:textId="2DD27427" w:rsidR="009E7D1A" w:rsidRDefault="009E7D1A" w:rsidP="009E7D1A">
      <w:pPr>
        <w:pStyle w:val="Textocomentario"/>
        <w:ind w:left="0"/>
        <w:jc w:val="left"/>
      </w:pPr>
      <w:r>
        <w:rPr>
          <w:rStyle w:val="Refdecomentario"/>
        </w:rPr>
        <w:annotationRef/>
      </w:r>
      <w:r>
        <w:t>Creo que es de 500 Hz</w:t>
      </w:r>
    </w:p>
  </w:comment>
  <w:comment w:id="79" w:author="Rubén Nieto Capuchino" w:date="2024-02-09T19:53:00Z" w:initials="RN">
    <w:p w14:paraId="73D12736" w14:textId="77777777" w:rsidR="00341BF8" w:rsidRDefault="00341BF8" w:rsidP="00341BF8">
      <w:pPr>
        <w:pStyle w:val="Textocomentario"/>
        <w:ind w:left="0"/>
        <w:jc w:val="left"/>
      </w:pPr>
      <w:r>
        <w:rPr>
          <w:rStyle w:val="Refdecomentario"/>
        </w:rPr>
        <w:annotationRef/>
      </w:r>
      <w:r>
        <w:t>Añade un párrafo antes que concluya diciendo que el orden 64 es el que se va a utilizar.</w:t>
      </w:r>
    </w:p>
  </w:comment>
  <w:comment w:id="81" w:author="Rubén Nieto Capuchino" w:date="2024-02-18T17:13:00Z" w:initials="RN">
    <w:p w14:paraId="676463D8" w14:textId="77777777" w:rsidR="00DE49F6" w:rsidRDefault="00DE49F6" w:rsidP="00DE49F6">
      <w:pPr>
        <w:pStyle w:val="Textocomentario"/>
        <w:ind w:left="0"/>
        <w:jc w:val="left"/>
      </w:pPr>
      <w:r>
        <w:rPr>
          <w:rStyle w:val="Refdecomentario"/>
        </w:rPr>
        <w:annotationRef/>
      </w:r>
      <w:r>
        <w:t>Puedes usar un tipo de letra diferente para las funciones y los ficheros que llames. Como “Consolas” o algo así.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541E5E38" w15:done="1"/>
  <w15:commentEx w15:paraId="63E89BAA" w15:done="1"/>
  <w15:commentEx w15:paraId="2611B66E" w15:done="1"/>
  <w15:commentEx w15:paraId="63535CF5" w15:done="1"/>
  <w15:commentEx w15:paraId="1022163F" w15:paraIdParent="63535CF5" w15:done="1"/>
  <w15:commentEx w15:paraId="57B18A2B" w15:done="1"/>
  <w15:commentEx w15:paraId="06BC304E" w15:done="1"/>
  <w15:commentEx w15:paraId="7C95C366" w15:done="1"/>
  <w15:commentEx w15:paraId="35D2C78B" w15:done="1"/>
  <w15:commentEx w15:paraId="7F488484" w15:done="1"/>
  <w15:commentEx w15:paraId="1C10AB26" w15:paraIdParent="7F488484" w15:done="1"/>
  <w15:commentEx w15:paraId="1DF3C2D4" w15:done="1"/>
  <w15:commentEx w15:paraId="2B85FE55" w15:done="1"/>
  <w15:commentEx w15:paraId="577E5287" w15:done="1"/>
  <w15:commentEx w15:paraId="3B1CCE1F" w15:done="0"/>
  <w15:commentEx w15:paraId="62C727E5" w15:paraIdParent="3B1CCE1F" w15:done="0"/>
  <w15:commentEx w15:paraId="2430E81A" w15:done="1"/>
  <w15:commentEx w15:paraId="0344E5DF" w15:done="1"/>
  <w15:commentEx w15:paraId="053346E0" w15:done="1"/>
  <w15:commentEx w15:paraId="55FD758B" w15:done="0"/>
  <w15:commentEx w15:paraId="5D88BCA4" w15:paraIdParent="55FD758B" w15:done="0"/>
  <w15:commentEx w15:paraId="1B32AEF6" w15:done="1"/>
  <w15:commentEx w15:paraId="42DA5D5F" w15:done="0"/>
  <w15:commentEx w15:paraId="56C963E2" w15:done="0"/>
  <w15:commentEx w15:paraId="6B47F1E8" w15:paraIdParent="56C963E2" w15:done="0"/>
  <w15:commentEx w15:paraId="6A1754BE" w15:done="0"/>
  <w15:commentEx w15:paraId="73D12736" w15:done="0"/>
  <w15:commentEx w15:paraId="676463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3E7B600D" w16cex:dateUtc="2024-01-16T12:39:00Z">
    <w16cex:extLst>
      <w16:ext w16:uri="{CE6994B0-6A32-4C9F-8C6B-6E91EDA988CE}">
        <cr:reactions xmlns:cr="http://schemas.microsoft.com/office/comments/2020/reactions">
          <cr:reaction reactionType="1">
            <cr:reactionInfo dateUtc="2024-02-10T15:53:19Z">
              <cr:user userId="c860d0de166fea74" userProvider="Windows Live" userName="alex lopez"/>
            </cr:reactionInfo>
          </cr:reaction>
        </cr:reactions>
      </w16:ext>
    </w16cex:extLst>
  </w16cex:commentExtensible>
  <w16cex:commentExtensible w16cex:durableId="6B0C04FA" w16cex:dateUtc="2024-01-16T12:41:00Z">
    <w16cex:extLst>
      <w16:ext w16:uri="{CE6994B0-6A32-4C9F-8C6B-6E91EDA988CE}">
        <cr:reactions xmlns:cr="http://schemas.microsoft.com/office/comments/2020/reactions">
          <cr:reaction reactionType="1">
            <cr:reactionInfo dateUtc="2024-02-10T15:53:18Z">
              <cr:user userId="c860d0de166fea74" userProvider="Windows Live" userName="alex lopez"/>
            </cr:reactionInfo>
          </cr:reaction>
        </cr:reactions>
      </w16:ext>
    </w16cex:extLst>
  </w16cex:commentExtensible>
  <w16cex:commentExtensible w16cex:durableId="181864E9" w16cex:dateUtc="2024-01-16T12:54:00Z">
    <w16cex:extLst>
      <w16:ext w16:uri="{CE6994B0-6A32-4C9F-8C6B-6E91EDA988CE}">
        <cr:reactions xmlns:cr="http://schemas.microsoft.com/office/comments/2020/reactions">
          <cr:reaction reactionType="1">
            <cr:reactionInfo dateUtc="2024-02-10T16:30:52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1BD125FD" w16cex:dateUtc="2024-01-16T12:59:00Z">
    <w16cex:extLst>
      <w16:ext w16:uri="{CE6994B0-6A32-4C9F-8C6B-6E91EDA988CE}">
        <cr:reactions xmlns:cr="http://schemas.microsoft.com/office/comments/2020/reactions">
          <cr:reaction reactionType="1">
            <cr:reactionInfo dateUtc="2024-02-10T16:59:10Z">
              <cr:user userId="c860d0de166fea74" userProvider="Windows Live" userName="alex lopez"/>
            </cr:reactionInfo>
          </cr:reaction>
        </cr:reactions>
      </w16:ext>
    </w16cex:extLst>
  </w16cex:commentExtensible>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466D9584" w16cex:dateUtc="2024-01-16T14:37:00Z"/>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3A9D8AA8" w16cex:dateUtc="2024-02-09T17:55:00Z"/>
  <w16cex:commentExtensible w16cex:durableId="625D9854" w16cex:dateUtc="2024-02-10T18:08: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19A41D9F" w16cex:dateUtc="2024-02-09T18:14:00Z"/>
  <w16cex:commentExtensible w16cex:durableId="76B8A5E2" w16cex:dateUtc="2024-02-11T22:22:00Z"/>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Extensible w16cex:durableId="1020122F" w16cex:dateUtc="2024-02-09T18:22:00Z"/>
  <w16cex:commentExtensible w16cex:durableId="7C92533B" w16cex:dateUtc="2024-02-09T18:36:00Z">
    <w16cex:extLst>
      <w16:ext w16:uri="{CE6994B0-6A32-4C9F-8C6B-6E91EDA988CE}">
        <cr:reactions xmlns:cr="http://schemas.microsoft.com/office/comments/2020/reactions">
          <cr:reaction reactionType="1">
            <cr:reactionInfo dateUtc="2024-02-11T22:14:50Z">
              <cr:user userId="c860d0de166fea74" userProvider="Windows Live" userName="alex lopez"/>
            </cr:reactionInfo>
          </cr:reaction>
        </cr:reactions>
      </w16:ext>
    </w16cex:extLst>
  </w16cex:commentExtensible>
  <w16cex:commentExtensible w16cex:durableId="1F9F3BDB" w16cex:dateUtc="2024-02-11T22:14:00Z"/>
  <w16cex:commentExtensible w16cex:durableId="2254B3E1" w16cex:dateUtc="2024-02-09T18:34:00Z"/>
  <w16cex:commentExtensible w16cex:durableId="666C9D31" w16cex:dateUtc="2024-02-09T18:53:00Z"/>
  <w16cex:commentExtensible w16cex:durableId="774844AE" w16cex:dateUtc="2024-02-18T16:13:00Z">
    <w16cex:extLst>
      <w16:ext w16:uri="{CE6994B0-6A32-4C9F-8C6B-6E91EDA988CE}">
        <cr:reactions xmlns:cr="http://schemas.microsoft.com/office/comments/2020/reactions">
          <cr:reaction reactionType="1">
            <cr:reactionInfo dateUtc="2024-02-18T18:34:39Z">
              <cr:user userId="c860d0de166fea74" userProvider="Windows Live" userName="alex lop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541E5E38" w16cid:durableId="3E7B600D"/>
  <w16cid:commentId w16cid:paraId="63E89BAA" w16cid:durableId="6B0C04FA"/>
  <w16cid:commentId w16cid:paraId="2611B66E" w16cid:durableId="181864E9"/>
  <w16cid:commentId w16cid:paraId="63535CF5" w16cid:durableId="5BC1D07A"/>
  <w16cid:commentId w16cid:paraId="1022163F" w16cid:durableId="73473702"/>
  <w16cid:commentId w16cid:paraId="57B18A2B" w16cid:durableId="1BD125FD"/>
  <w16cid:commentId w16cid:paraId="06BC304E" w16cid:durableId="21A79F7E"/>
  <w16cid:commentId w16cid:paraId="7C95C366" w16cid:durableId="130323FD"/>
  <w16cid:commentId w16cid:paraId="35D2C78B" w16cid:durableId="466D9584"/>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3B1CCE1F" w16cid:durableId="3A9D8AA8"/>
  <w16cid:commentId w16cid:paraId="62C727E5" w16cid:durableId="625D9854"/>
  <w16cid:commentId w16cid:paraId="2430E81A" w16cid:durableId="286BCD3F"/>
  <w16cid:commentId w16cid:paraId="0344E5DF" w16cid:durableId="28C6BAF3"/>
  <w16cid:commentId w16cid:paraId="053346E0" w16cid:durableId="28C6B322"/>
  <w16cid:commentId w16cid:paraId="55FD758B" w16cid:durableId="19A41D9F"/>
  <w16cid:commentId w16cid:paraId="5D88BCA4" w16cid:durableId="76B8A5E2"/>
  <w16cid:commentId w16cid:paraId="1B32AEF6" w16cid:durableId="28C6BA50"/>
  <w16cid:commentId w16cid:paraId="42DA5D5F" w16cid:durableId="1020122F"/>
  <w16cid:commentId w16cid:paraId="56C963E2" w16cid:durableId="7C92533B"/>
  <w16cid:commentId w16cid:paraId="6B47F1E8" w16cid:durableId="1F9F3BDB"/>
  <w16cid:commentId w16cid:paraId="6A1754BE" w16cid:durableId="2254B3E1"/>
  <w16cid:commentId w16cid:paraId="73D12736" w16cid:durableId="666C9D31"/>
  <w16cid:commentId w16cid:paraId="676463D8" w16cid:durableId="77484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5E39A" w14:textId="77777777" w:rsidR="00E84615" w:rsidRDefault="00E84615" w:rsidP="008E0049">
      <w:pPr>
        <w:spacing w:line="240" w:lineRule="auto"/>
      </w:pPr>
      <w:r>
        <w:separator/>
      </w:r>
    </w:p>
  </w:endnote>
  <w:endnote w:type="continuationSeparator" w:id="0">
    <w:p w14:paraId="2391FA08" w14:textId="77777777" w:rsidR="00E84615" w:rsidRDefault="00E84615"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77777777"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B9780" w14:textId="77777777" w:rsidR="00E84615" w:rsidRDefault="00E84615" w:rsidP="008E0049">
      <w:pPr>
        <w:spacing w:line="240" w:lineRule="auto"/>
      </w:pPr>
      <w:r>
        <w:separator/>
      </w:r>
    </w:p>
  </w:footnote>
  <w:footnote w:type="continuationSeparator" w:id="0">
    <w:p w14:paraId="70EBFE5C" w14:textId="77777777" w:rsidR="00E84615" w:rsidRDefault="00E84615"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hold de una señal eléctrica hace referencia al tiempo que una señal debe mantenerse estable para poder leerse correctamente, siguiendo el ejemplo de la señal digital, esta debe mantenerse con el valor de ‘1’ durante el tiempo de hold para que pueda ser validada. En general, no respetar los tiempos de establecimiento y de hold puede provocar metaestabildiad,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222874441" name="Imagen 122287444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60B37" w14:textId="703AA136" w:rsidR="00423196" w:rsidRDefault="005A5EBB" w:rsidP="00423196">
    <w:pPr>
      <w:pStyle w:val="Encabezado"/>
    </w:pPr>
    <w:r w:rsidRPr="006340CB">
      <w:rPr>
        <w:noProof/>
      </w:rPr>
      <w:drawing>
        <wp:anchor distT="0" distB="0" distL="114300" distR="114300" simplePos="0" relativeHeight="251659264" behindDoc="0" locked="0" layoutInCell="1" allowOverlap="1" wp14:anchorId="02EFA919" wp14:editId="71516AAC">
          <wp:simplePos x="0" y="0"/>
          <wp:positionH relativeFrom="margin">
            <wp:posOffset>35235</wp:posOffset>
          </wp:positionH>
          <wp:positionV relativeFrom="margin">
            <wp:posOffset>-1117216</wp:posOffset>
          </wp:positionV>
          <wp:extent cx="1533112" cy="563526"/>
          <wp:effectExtent l="0" t="0" r="0" b="8255"/>
          <wp:wrapNone/>
          <wp:docPr id="7" name="Imagen 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RJC_raul"/>
                  <pic:cNvPicPr>
                    <a:picLocks noChangeAspect="1" noChangeArrowheads="1"/>
                  </pic:cNvPicPr>
                </pic:nvPicPr>
                <pic:blipFill>
                  <a:blip r:embed="rId1"/>
                  <a:srcRect/>
                  <a:stretch>
                    <a:fillRect/>
                  </a:stretch>
                </pic:blipFill>
                <pic:spPr bwMode="auto">
                  <a:xfrm>
                    <a:off x="0" y="0"/>
                    <a:ext cx="1536171" cy="564651"/>
                  </a:xfrm>
                  <a:prstGeom prst="rect">
                    <a:avLst/>
                  </a:prstGeom>
                  <a:noFill/>
                </pic:spPr>
              </pic:pic>
            </a:graphicData>
          </a:graphic>
          <wp14:sizeRelH relativeFrom="margin">
            <wp14:pctWidth>0</wp14:pctWidth>
          </wp14:sizeRelH>
          <wp14:sizeRelV relativeFrom="margin">
            <wp14:pctHeight>0</wp14:pctHeight>
          </wp14:sizeRelV>
        </wp:anchor>
      </w:drawing>
    </w:r>
  </w:p>
  <w:p w14:paraId="398D5482" w14:textId="4B603DDE" w:rsidR="00423196" w:rsidRDefault="00423196" w:rsidP="00423196"/>
  <w:tbl>
    <w:tblPr>
      <w:tblW w:w="9180" w:type="dxa"/>
      <w:tblBorders>
        <w:bottom w:val="single" w:sz="4" w:space="0" w:color="auto"/>
      </w:tblBorders>
      <w:tblLook w:val="04A0" w:firstRow="1" w:lastRow="0" w:firstColumn="1" w:lastColumn="0" w:noHBand="0" w:noVBand="1"/>
    </w:tblPr>
    <w:tblGrid>
      <w:gridCol w:w="5529"/>
      <w:gridCol w:w="3651"/>
    </w:tblGrid>
    <w:tr w:rsidR="00237B9A" w:rsidRPr="006340CB" w14:paraId="07D14924" w14:textId="77777777" w:rsidTr="005A5EBB">
      <w:trPr>
        <w:trHeight w:val="284"/>
      </w:trPr>
      <w:tc>
        <w:tcPr>
          <w:tcW w:w="5529" w:type="dxa"/>
          <w:vAlign w:val="center"/>
        </w:tcPr>
        <w:p w14:paraId="6313A230" w14:textId="42D56445" w:rsidR="00237B9A" w:rsidRPr="006340CB" w:rsidRDefault="005A5EBB" w:rsidP="00237B9A">
          <w:pPr>
            <w:pStyle w:val="Encabezado"/>
          </w:pPr>
          <w:r>
            <w:t>Escuela Superior de Ciencias Experimentales y Tecnología</w:t>
          </w:r>
        </w:p>
      </w:tc>
      <w:tc>
        <w:tcPr>
          <w:tcW w:w="3651" w:type="dxa"/>
        </w:tcPr>
        <w:p w14:paraId="6A942710" w14:textId="50AB89BF" w:rsidR="006A30C5" w:rsidRPr="002149A1" w:rsidRDefault="005A5EBB" w:rsidP="006A30C5">
          <w:pPr>
            <w:pStyle w:val="Encabezado"/>
            <w:jc w:val="right"/>
            <w:rPr>
              <w:b/>
              <w:bCs/>
              <w:sz w:val="18"/>
              <w:szCs w:val="18"/>
            </w:rPr>
          </w:pPr>
          <w:r>
            <w:rPr>
              <w:b/>
              <w:bCs/>
              <w:sz w:val="18"/>
              <w:szCs w:val="18"/>
            </w:rPr>
            <w:t xml:space="preserve">Autor: </w:t>
          </w:r>
          <w:r w:rsidR="006A30C5">
            <w:rPr>
              <w:b/>
              <w:bCs/>
              <w:sz w:val="18"/>
              <w:szCs w:val="18"/>
            </w:rPr>
            <w:t>Alejandro López del Peso.</w:t>
          </w:r>
        </w:p>
        <w:p w14:paraId="41F5A53F" w14:textId="02EB3EC6" w:rsidR="00237B9A" w:rsidRPr="006340CB" w:rsidRDefault="006A30C5" w:rsidP="005A5EBB">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524CB115" w14:textId="2C544FFD" w:rsidR="002506A2" w:rsidRPr="00237B9A" w:rsidRDefault="002506A2" w:rsidP="005A5EBB">
    <w:pPr>
      <w:pStyle w:val="Encabezado"/>
    </w:pPr>
  </w:p>
  <w:p w14:paraId="5E51786A" w14:textId="77777777" w:rsidR="004E4BF3" w:rsidRDefault="004E4BF3"/>
  <w:p w14:paraId="0E17E0B1" w14:textId="77777777" w:rsidR="004E4BF3" w:rsidRDefault="004E4BF3"/>
  <w:p w14:paraId="4753EEC0" w14:textId="77777777" w:rsidR="004E4BF3" w:rsidRDefault="004E4B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6.35pt;height:10.3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1D225AD7"/>
    <w:multiLevelType w:val="hybridMultilevel"/>
    <w:tmpl w:val="33522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E87AB4"/>
    <w:multiLevelType w:val="hybridMultilevel"/>
    <w:tmpl w:val="4A42259E"/>
    <w:lvl w:ilvl="0" w:tplc="16D67D96">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7" w15:restartNumberingAfterBreak="0">
    <w:nsid w:val="39F82B5E"/>
    <w:multiLevelType w:val="multilevel"/>
    <w:tmpl w:val="A72A8B90"/>
    <w:numStyleLink w:val="Estilo1"/>
  </w:abstractNum>
  <w:abstractNum w:abstractNumId="8"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1" w15:restartNumberingAfterBreak="0">
    <w:nsid w:val="668378EB"/>
    <w:multiLevelType w:val="hybridMultilevel"/>
    <w:tmpl w:val="B14654E8"/>
    <w:lvl w:ilvl="0" w:tplc="DF3A583E">
      <w:start w:val="1"/>
      <w:numFmt w:val="decimal"/>
      <w:lvlText w:val="[%1]."/>
      <w:lvlJc w:val="left"/>
      <w:pPr>
        <w:ind w:left="644" w:hanging="360"/>
      </w:pPr>
      <w:rPr>
        <w:rFonts w:asciiTheme="majorHAnsi" w:hAnsiTheme="majorHAnsi" w:cstheme="majorHAnsi" w:hint="default"/>
        <w:b w:val="0"/>
        <w:bCs w:val="0"/>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9"/>
  </w:num>
  <w:num w:numId="2" w16cid:durableId="99955859">
    <w:abstractNumId w:val="6"/>
  </w:num>
  <w:num w:numId="3" w16cid:durableId="1681852597">
    <w:abstractNumId w:val="1"/>
  </w:num>
  <w:num w:numId="4" w16cid:durableId="733431820">
    <w:abstractNumId w:val="7"/>
  </w:num>
  <w:num w:numId="5" w16cid:durableId="1368993999">
    <w:abstractNumId w:val="6"/>
  </w:num>
  <w:num w:numId="6" w16cid:durableId="1682657350">
    <w:abstractNumId w:val="10"/>
  </w:num>
  <w:num w:numId="7" w16cid:durableId="1996762170">
    <w:abstractNumId w:val="6"/>
  </w:num>
  <w:num w:numId="8" w16cid:durableId="634870443">
    <w:abstractNumId w:val="0"/>
  </w:num>
  <w:num w:numId="9" w16cid:durableId="1989746180">
    <w:abstractNumId w:val="8"/>
  </w:num>
  <w:num w:numId="10" w16cid:durableId="1195727399">
    <w:abstractNumId w:val="6"/>
  </w:num>
  <w:num w:numId="11" w16cid:durableId="32732602">
    <w:abstractNumId w:val="4"/>
  </w:num>
  <w:num w:numId="12" w16cid:durableId="1538161936">
    <w:abstractNumId w:val="5"/>
  </w:num>
  <w:num w:numId="13" w16cid:durableId="2146115162">
    <w:abstractNumId w:val="6"/>
  </w:num>
  <w:num w:numId="14" w16cid:durableId="1206870648">
    <w:abstractNumId w:val="11"/>
  </w:num>
  <w:num w:numId="15" w16cid:durableId="367489828">
    <w:abstractNumId w:val="3"/>
  </w:num>
  <w:num w:numId="16" w16cid:durableId="10487997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01538"/>
    <w:rsid w:val="00006D7B"/>
    <w:rsid w:val="00021D45"/>
    <w:rsid w:val="00022AE6"/>
    <w:rsid w:val="000344EF"/>
    <w:rsid w:val="00035662"/>
    <w:rsid w:val="0003705C"/>
    <w:rsid w:val="00040BAB"/>
    <w:rsid w:val="000513A8"/>
    <w:rsid w:val="00052DF7"/>
    <w:rsid w:val="0005319B"/>
    <w:rsid w:val="00054B9C"/>
    <w:rsid w:val="00062C59"/>
    <w:rsid w:val="00066B16"/>
    <w:rsid w:val="000703CC"/>
    <w:rsid w:val="00070E98"/>
    <w:rsid w:val="00071C77"/>
    <w:rsid w:val="00081B6B"/>
    <w:rsid w:val="00082113"/>
    <w:rsid w:val="00085E1E"/>
    <w:rsid w:val="00085E30"/>
    <w:rsid w:val="00085E53"/>
    <w:rsid w:val="00092E8A"/>
    <w:rsid w:val="0009704E"/>
    <w:rsid w:val="000A657A"/>
    <w:rsid w:val="000A720C"/>
    <w:rsid w:val="000B445E"/>
    <w:rsid w:val="000B488D"/>
    <w:rsid w:val="000B4D82"/>
    <w:rsid w:val="000B5343"/>
    <w:rsid w:val="000B622D"/>
    <w:rsid w:val="000C5285"/>
    <w:rsid w:val="000D3E0A"/>
    <w:rsid w:val="000D754D"/>
    <w:rsid w:val="000E1112"/>
    <w:rsid w:val="000E15ED"/>
    <w:rsid w:val="000E17D4"/>
    <w:rsid w:val="000E32AE"/>
    <w:rsid w:val="000E392E"/>
    <w:rsid w:val="000F0634"/>
    <w:rsid w:val="000F68D4"/>
    <w:rsid w:val="001015FC"/>
    <w:rsid w:val="00106560"/>
    <w:rsid w:val="00107EE7"/>
    <w:rsid w:val="00110909"/>
    <w:rsid w:val="00116B18"/>
    <w:rsid w:val="00124D8A"/>
    <w:rsid w:val="0012517B"/>
    <w:rsid w:val="00125AAB"/>
    <w:rsid w:val="00136AEC"/>
    <w:rsid w:val="0014097B"/>
    <w:rsid w:val="00141D7C"/>
    <w:rsid w:val="00147BC7"/>
    <w:rsid w:val="0015306B"/>
    <w:rsid w:val="001559AF"/>
    <w:rsid w:val="00157B51"/>
    <w:rsid w:val="001644ED"/>
    <w:rsid w:val="001662B8"/>
    <w:rsid w:val="0016773A"/>
    <w:rsid w:val="00171222"/>
    <w:rsid w:val="00173A32"/>
    <w:rsid w:val="00173BA2"/>
    <w:rsid w:val="0017426D"/>
    <w:rsid w:val="00190726"/>
    <w:rsid w:val="00190C8C"/>
    <w:rsid w:val="00197F44"/>
    <w:rsid w:val="001A0A95"/>
    <w:rsid w:val="001B3A5D"/>
    <w:rsid w:val="001B5E55"/>
    <w:rsid w:val="001C0B45"/>
    <w:rsid w:val="001C250D"/>
    <w:rsid w:val="001C4AB0"/>
    <w:rsid w:val="001E1D9F"/>
    <w:rsid w:val="001E413D"/>
    <w:rsid w:val="001E4F73"/>
    <w:rsid w:val="001F34D6"/>
    <w:rsid w:val="001F44B0"/>
    <w:rsid w:val="001F4B6F"/>
    <w:rsid w:val="001F75E6"/>
    <w:rsid w:val="00200A48"/>
    <w:rsid w:val="00203533"/>
    <w:rsid w:val="0020489B"/>
    <w:rsid w:val="002059C9"/>
    <w:rsid w:val="00205B40"/>
    <w:rsid w:val="00217620"/>
    <w:rsid w:val="00217D4F"/>
    <w:rsid w:val="00220807"/>
    <w:rsid w:val="00227A0E"/>
    <w:rsid w:val="00230AED"/>
    <w:rsid w:val="00231903"/>
    <w:rsid w:val="00231DC4"/>
    <w:rsid w:val="00234A5C"/>
    <w:rsid w:val="00236DD5"/>
    <w:rsid w:val="00237B9A"/>
    <w:rsid w:val="00240602"/>
    <w:rsid w:val="002407A1"/>
    <w:rsid w:val="00241110"/>
    <w:rsid w:val="002506A2"/>
    <w:rsid w:val="00250C59"/>
    <w:rsid w:val="00251F86"/>
    <w:rsid w:val="00252AAA"/>
    <w:rsid w:val="0025435F"/>
    <w:rsid w:val="00255AC8"/>
    <w:rsid w:val="00260416"/>
    <w:rsid w:val="00260534"/>
    <w:rsid w:val="00260772"/>
    <w:rsid w:val="00263583"/>
    <w:rsid w:val="002654C8"/>
    <w:rsid w:val="0027044F"/>
    <w:rsid w:val="00270500"/>
    <w:rsid w:val="00275F55"/>
    <w:rsid w:val="002810CB"/>
    <w:rsid w:val="002821CD"/>
    <w:rsid w:val="002853E8"/>
    <w:rsid w:val="00285E03"/>
    <w:rsid w:val="00287325"/>
    <w:rsid w:val="002938AE"/>
    <w:rsid w:val="00294255"/>
    <w:rsid w:val="00294CC4"/>
    <w:rsid w:val="002970B4"/>
    <w:rsid w:val="002A22E6"/>
    <w:rsid w:val="002B38E8"/>
    <w:rsid w:val="002B6771"/>
    <w:rsid w:val="002C531E"/>
    <w:rsid w:val="002C6F7D"/>
    <w:rsid w:val="002D0DEB"/>
    <w:rsid w:val="002E125A"/>
    <w:rsid w:val="002E4808"/>
    <w:rsid w:val="002E64B0"/>
    <w:rsid w:val="002E6E9A"/>
    <w:rsid w:val="002E77B8"/>
    <w:rsid w:val="00302DA2"/>
    <w:rsid w:val="00303D53"/>
    <w:rsid w:val="00306913"/>
    <w:rsid w:val="0031058A"/>
    <w:rsid w:val="00313A77"/>
    <w:rsid w:val="00317D35"/>
    <w:rsid w:val="00322553"/>
    <w:rsid w:val="00322F74"/>
    <w:rsid w:val="003239CA"/>
    <w:rsid w:val="003310F9"/>
    <w:rsid w:val="003323D9"/>
    <w:rsid w:val="00332D3B"/>
    <w:rsid w:val="003365CD"/>
    <w:rsid w:val="003402AC"/>
    <w:rsid w:val="0034084F"/>
    <w:rsid w:val="00340BF0"/>
    <w:rsid w:val="003414DF"/>
    <w:rsid w:val="00341BF8"/>
    <w:rsid w:val="00343527"/>
    <w:rsid w:val="00343A57"/>
    <w:rsid w:val="00351BDA"/>
    <w:rsid w:val="00361F8D"/>
    <w:rsid w:val="00362D3A"/>
    <w:rsid w:val="00367966"/>
    <w:rsid w:val="00373177"/>
    <w:rsid w:val="003765BA"/>
    <w:rsid w:val="003803B5"/>
    <w:rsid w:val="00381401"/>
    <w:rsid w:val="00382703"/>
    <w:rsid w:val="00387F3A"/>
    <w:rsid w:val="00390693"/>
    <w:rsid w:val="003915A2"/>
    <w:rsid w:val="003915F5"/>
    <w:rsid w:val="00395A22"/>
    <w:rsid w:val="003A11C3"/>
    <w:rsid w:val="003A157A"/>
    <w:rsid w:val="003A410D"/>
    <w:rsid w:val="003B5071"/>
    <w:rsid w:val="003B6084"/>
    <w:rsid w:val="003C0396"/>
    <w:rsid w:val="003C0E46"/>
    <w:rsid w:val="003C308F"/>
    <w:rsid w:val="003E0C2F"/>
    <w:rsid w:val="003E226C"/>
    <w:rsid w:val="003E436E"/>
    <w:rsid w:val="003E4B4B"/>
    <w:rsid w:val="003F0B99"/>
    <w:rsid w:val="003F0CF2"/>
    <w:rsid w:val="003F67F6"/>
    <w:rsid w:val="0040399D"/>
    <w:rsid w:val="0040624C"/>
    <w:rsid w:val="004074D7"/>
    <w:rsid w:val="00407A27"/>
    <w:rsid w:val="00411BAB"/>
    <w:rsid w:val="004125A2"/>
    <w:rsid w:val="00414D6F"/>
    <w:rsid w:val="00420688"/>
    <w:rsid w:val="00421348"/>
    <w:rsid w:val="00423196"/>
    <w:rsid w:val="00424342"/>
    <w:rsid w:val="00424742"/>
    <w:rsid w:val="00425BBF"/>
    <w:rsid w:val="00434009"/>
    <w:rsid w:val="00434146"/>
    <w:rsid w:val="00441BA5"/>
    <w:rsid w:val="004427CF"/>
    <w:rsid w:val="0044444B"/>
    <w:rsid w:val="004447B4"/>
    <w:rsid w:val="00446E32"/>
    <w:rsid w:val="00447B18"/>
    <w:rsid w:val="004504AC"/>
    <w:rsid w:val="00463ADC"/>
    <w:rsid w:val="00487453"/>
    <w:rsid w:val="00490191"/>
    <w:rsid w:val="00490EBD"/>
    <w:rsid w:val="0049336C"/>
    <w:rsid w:val="00494681"/>
    <w:rsid w:val="00497D1C"/>
    <w:rsid w:val="00497D27"/>
    <w:rsid w:val="004A2854"/>
    <w:rsid w:val="004A36A4"/>
    <w:rsid w:val="004A421A"/>
    <w:rsid w:val="004A4EDC"/>
    <w:rsid w:val="004B5318"/>
    <w:rsid w:val="004C6A18"/>
    <w:rsid w:val="004C796A"/>
    <w:rsid w:val="004D1C7A"/>
    <w:rsid w:val="004E052E"/>
    <w:rsid w:val="004E081E"/>
    <w:rsid w:val="004E1ADD"/>
    <w:rsid w:val="004E3E3D"/>
    <w:rsid w:val="004E4BF3"/>
    <w:rsid w:val="004F103F"/>
    <w:rsid w:val="004F1801"/>
    <w:rsid w:val="004F565A"/>
    <w:rsid w:val="004F6395"/>
    <w:rsid w:val="00502118"/>
    <w:rsid w:val="005027E3"/>
    <w:rsid w:val="00504731"/>
    <w:rsid w:val="00506084"/>
    <w:rsid w:val="0051781C"/>
    <w:rsid w:val="005204B7"/>
    <w:rsid w:val="00520FB0"/>
    <w:rsid w:val="005265B0"/>
    <w:rsid w:val="00534625"/>
    <w:rsid w:val="005372F8"/>
    <w:rsid w:val="00542B2C"/>
    <w:rsid w:val="00546E42"/>
    <w:rsid w:val="00551DC4"/>
    <w:rsid w:val="00554A50"/>
    <w:rsid w:val="005560C5"/>
    <w:rsid w:val="0055638F"/>
    <w:rsid w:val="0056024C"/>
    <w:rsid w:val="00572B17"/>
    <w:rsid w:val="00573517"/>
    <w:rsid w:val="00573AD1"/>
    <w:rsid w:val="00587459"/>
    <w:rsid w:val="00590566"/>
    <w:rsid w:val="00594DA6"/>
    <w:rsid w:val="00595042"/>
    <w:rsid w:val="005A18CB"/>
    <w:rsid w:val="005A3EAB"/>
    <w:rsid w:val="005A5EBB"/>
    <w:rsid w:val="005A7B8A"/>
    <w:rsid w:val="005C1799"/>
    <w:rsid w:val="005C185D"/>
    <w:rsid w:val="005C422E"/>
    <w:rsid w:val="005C4864"/>
    <w:rsid w:val="005C5F82"/>
    <w:rsid w:val="005D00F6"/>
    <w:rsid w:val="005D1D2C"/>
    <w:rsid w:val="005E29D3"/>
    <w:rsid w:val="005E744A"/>
    <w:rsid w:val="005F0CD8"/>
    <w:rsid w:val="005F174F"/>
    <w:rsid w:val="005F2AF9"/>
    <w:rsid w:val="00602041"/>
    <w:rsid w:val="0060456F"/>
    <w:rsid w:val="0060567B"/>
    <w:rsid w:val="00605A75"/>
    <w:rsid w:val="00611E6A"/>
    <w:rsid w:val="0061540F"/>
    <w:rsid w:val="00616CD5"/>
    <w:rsid w:val="00625593"/>
    <w:rsid w:val="00632ADC"/>
    <w:rsid w:val="0063308A"/>
    <w:rsid w:val="00633AAD"/>
    <w:rsid w:val="00634256"/>
    <w:rsid w:val="006350C6"/>
    <w:rsid w:val="00635496"/>
    <w:rsid w:val="00646FC2"/>
    <w:rsid w:val="0065090B"/>
    <w:rsid w:val="006518B4"/>
    <w:rsid w:val="0065596A"/>
    <w:rsid w:val="00655D95"/>
    <w:rsid w:val="00667381"/>
    <w:rsid w:val="00667C0A"/>
    <w:rsid w:val="0067096D"/>
    <w:rsid w:val="00671D23"/>
    <w:rsid w:val="006732D6"/>
    <w:rsid w:val="00684578"/>
    <w:rsid w:val="0068538A"/>
    <w:rsid w:val="00686624"/>
    <w:rsid w:val="00692F26"/>
    <w:rsid w:val="0069600B"/>
    <w:rsid w:val="006A0A85"/>
    <w:rsid w:val="006A30C5"/>
    <w:rsid w:val="006B19DD"/>
    <w:rsid w:val="006B19E5"/>
    <w:rsid w:val="006B1A07"/>
    <w:rsid w:val="006C3749"/>
    <w:rsid w:val="006C4104"/>
    <w:rsid w:val="006C588F"/>
    <w:rsid w:val="006C7FBA"/>
    <w:rsid w:val="006D1351"/>
    <w:rsid w:val="006D490B"/>
    <w:rsid w:val="006D6472"/>
    <w:rsid w:val="006D7C4B"/>
    <w:rsid w:val="006E3790"/>
    <w:rsid w:val="006F2CFA"/>
    <w:rsid w:val="006F4025"/>
    <w:rsid w:val="006F4116"/>
    <w:rsid w:val="006F6E20"/>
    <w:rsid w:val="007073F5"/>
    <w:rsid w:val="0070741C"/>
    <w:rsid w:val="00710B32"/>
    <w:rsid w:val="007120AB"/>
    <w:rsid w:val="00713476"/>
    <w:rsid w:val="0071365D"/>
    <w:rsid w:val="007171AB"/>
    <w:rsid w:val="0072006D"/>
    <w:rsid w:val="00723970"/>
    <w:rsid w:val="007304CD"/>
    <w:rsid w:val="00735ABF"/>
    <w:rsid w:val="0073743E"/>
    <w:rsid w:val="00746E59"/>
    <w:rsid w:val="00747AAF"/>
    <w:rsid w:val="00751E07"/>
    <w:rsid w:val="0075273E"/>
    <w:rsid w:val="0075479F"/>
    <w:rsid w:val="007577DA"/>
    <w:rsid w:val="00764459"/>
    <w:rsid w:val="007719F8"/>
    <w:rsid w:val="00772D36"/>
    <w:rsid w:val="00772F23"/>
    <w:rsid w:val="0077628B"/>
    <w:rsid w:val="007762DF"/>
    <w:rsid w:val="00776C22"/>
    <w:rsid w:val="00784382"/>
    <w:rsid w:val="007875E9"/>
    <w:rsid w:val="00787D9A"/>
    <w:rsid w:val="007906A3"/>
    <w:rsid w:val="00791D08"/>
    <w:rsid w:val="00793046"/>
    <w:rsid w:val="0079392E"/>
    <w:rsid w:val="0079461E"/>
    <w:rsid w:val="007948DD"/>
    <w:rsid w:val="007A13F9"/>
    <w:rsid w:val="007A1EB3"/>
    <w:rsid w:val="007A2197"/>
    <w:rsid w:val="007A44E5"/>
    <w:rsid w:val="007A601E"/>
    <w:rsid w:val="007B0DA4"/>
    <w:rsid w:val="007D051E"/>
    <w:rsid w:val="007D5AB4"/>
    <w:rsid w:val="007E2C35"/>
    <w:rsid w:val="007E34E8"/>
    <w:rsid w:val="007E59EE"/>
    <w:rsid w:val="007F3034"/>
    <w:rsid w:val="007F337F"/>
    <w:rsid w:val="007F5844"/>
    <w:rsid w:val="007F747C"/>
    <w:rsid w:val="007F7773"/>
    <w:rsid w:val="00801086"/>
    <w:rsid w:val="0080120D"/>
    <w:rsid w:val="008105BC"/>
    <w:rsid w:val="00811691"/>
    <w:rsid w:val="00812651"/>
    <w:rsid w:val="00817717"/>
    <w:rsid w:val="008527D7"/>
    <w:rsid w:val="008530C0"/>
    <w:rsid w:val="00855567"/>
    <w:rsid w:val="008563EC"/>
    <w:rsid w:val="00857ADA"/>
    <w:rsid w:val="0086283E"/>
    <w:rsid w:val="00863E6B"/>
    <w:rsid w:val="008656FB"/>
    <w:rsid w:val="00872D3E"/>
    <w:rsid w:val="00874146"/>
    <w:rsid w:val="008968CA"/>
    <w:rsid w:val="008976AB"/>
    <w:rsid w:val="008A0038"/>
    <w:rsid w:val="008A27B1"/>
    <w:rsid w:val="008A4E40"/>
    <w:rsid w:val="008A558A"/>
    <w:rsid w:val="008A6101"/>
    <w:rsid w:val="008B1835"/>
    <w:rsid w:val="008B24BB"/>
    <w:rsid w:val="008B61F5"/>
    <w:rsid w:val="008B6D35"/>
    <w:rsid w:val="008B758D"/>
    <w:rsid w:val="008D32FD"/>
    <w:rsid w:val="008D3A3E"/>
    <w:rsid w:val="008D54FB"/>
    <w:rsid w:val="008E0049"/>
    <w:rsid w:val="008E02DA"/>
    <w:rsid w:val="008E06E0"/>
    <w:rsid w:val="008E589E"/>
    <w:rsid w:val="008E638C"/>
    <w:rsid w:val="008F227A"/>
    <w:rsid w:val="008F4B85"/>
    <w:rsid w:val="00900295"/>
    <w:rsid w:val="00901C5A"/>
    <w:rsid w:val="00904897"/>
    <w:rsid w:val="00910C79"/>
    <w:rsid w:val="009115B0"/>
    <w:rsid w:val="0091324C"/>
    <w:rsid w:val="00915018"/>
    <w:rsid w:val="0091508B"/>
    <w:rsid w:val="00915CC6"/>
    <w:rsid w:val="00915EC0"/>
    <w:rsid w:val="009203F7"/>
    <w:rsid w:val="00923C1D"/>
    <w:rsid w:val="00923EEA"/>
    <w:rsid w:val="00924239"/>
    <w:rsid w:val="009258D0"/>
    <w:rsid w:val="00927C7B"/>
    <w:rsid w:val="00931DBA"/>
    <w:rsid w:val="009349DA"/>
    <w:rsid w:val="00941954"/>
    <w:rsid w:val="009504D7"/>
    <w:rsid w:val="00960F96"/>
    <w:rsid w:val="00961EAC"/>
    <w:rsid w:val="009717F8"/>
    <w:rsid w:val="0097342B"/>
    <w:rsid w:val="00980635"/>
    <w:rsid w:val="0098188D"/>
    <w:rsid w:val="00982D13"/>
    <w:rsid w:val="00992FC7"/>
    <w:rsid w:val="009A0F47"/>
    <w:rsid w:val="009B71C7"/>
    <w:rsid w:val="009C149B"/>
    <w:rsid w:val="009D5774"/>
    <w:rsid w:val="009E0690"/>
    <w:rsid w:val="009E3A08"/>
    <w:rsid w:val="009E4290"/>
    <w:rsid w:val="009E7D1A"/>
    <w:rsid w:val="009F3874"/>
    <w:rsid w:val="009F5AE6"/>
    <w:rsid w:val="00A0081A"/>
    <w:rsid w:val="00A06686"/>
    <w:rsid w:val="00A14240"/>
    <w:rsid w:val="00A2380A"/>
    <w:rsid w:val="00A2460C"/>
    <w:rsid w:val="00A25DB6"/>
    <w:rsid w:val="00A315E6"/>
    <w:rsid w:val="00A33670"/>
    <w:rsid w:val="00A33CDE"/>
    <w:rsid w:val="00A33DF9"/>
    <w:rsid w:val="00A429CD"/>
    <w:rsid w:val="00A43B81"/>
    <w:rsid w:val="00A45B51"/>
    <w:rsid w:val="00A67620"/>
    <w:rsid w:val="00A71537"/>
    <w:rsid w:val="00A82F95"/>
    <w:rsid w:val="00A83053"/>
    <w:rsid w:val="00A830BB"/>
    <w:rsid w:val="00A85740"/>
    <w:rsid w:val="00A911D5"/>
    <w:rsid w:val="00A918E0"/>
    <w:rsid w:val="00A9320B"/>
    <w:rsid w:val="00A932B9"/>
    <w:rsid w:val="00AA0C28"/>
    <w:rsid w:val="00AA16B4"/>
    <w:rsid w:val="00AA4F78"/>
    <w:rsid w:val="00AB1019"/>
    <w:rsid w:val="00AB1A59"/>
    <w:rsid w:val="00AB271D"/>
    <w:rsid w:val="00AB289D"/>
    <w:rsid w:val="00AB2C3A"/>
    <w:rsid w:val="00AB3D29"/>
    <w:rsid w:val="00AB4914"/>
    <w:rsid w:val="00AC0219"/>
    <w:rsid w:val="00AC65E8"/>
    <w:rsid w:val="00AC6EC8"/>
    <w:rsid w:val="00AD125E"/>
    <w:rsid w:val="00AD249C"/>
    <w:rsid w:val="00AE20D5"/>
    <w:rsid w:val="00AE4873"/>
    <w:rsid w:val="00AE5E30"/>
    <w:rsid w:val="00AE7FAD"/>
    <w:rsid w:val="00AF0319"/>
    <w:rsid w:val="00AF42F6"/>
    <w:rsid w:val="00AF5B6B"/>
    <w:rsid w:val="00AF5FC1"/>
    <w:rsid w:val="00B01CED"/>
    <w:rsid w:val="00B02CF7"/>
    <w:rsid w:val="00B030E7"/>
    <w:rsid w:val="00B04BB1"/>
    <w:rsid w:val="00B056F9"/>
    <w:rsid w:val="00B06A79"/>
    <w:rsid w:val="00B06B7C"/>
    <w:rsid w:val="00B0720F"/>
    <w:rsid w:val="00B11991"/>
    <w:rsid w:val="00B14F14"/>
    <w:rsid w:val="00B201CC"/>
    <w:rsid w:val="00B22674"/>
    <w:rsid w:val="00B27153"/>
    <w:rsid w:val="00B309D4"/>
    <w:rsid w:val="00B309EC"/>
    <w:rsid w:val="00B311B1"/>
    <w:rsid w:val="00B31793"/>
    <w:rsid w:val="00B3179A"/>
    <w:rsid w:val="00B334FA"/>
    <w:rsid w:val="00B36DAE"/>
    <w:rsid w:val="00B373C6"/>
    <w:rsid w:val="00B40DE5"/>
    <w:rsid w:val="00B52921"/>
    <w:rsid w:val="00B55AA2"/>
    <w:rsid w:val="00B55D2D"/>
    <w:rsid w:val="00B56342"/>
    <w:rsid w:val="00B565BB"/>
    <w:rsid w:val="00B57BCA"/>
    <w:rsid w:val="00B66AE5"/>
    <w:rsid w:val="00B67519"/>
    <w:rsid w:val="00B72139"/>
    <w:rsid w:val="00B73978"/>
    <w:rsid w:val="00B767F9"/>
    <w:rsid w:val="00B9766C"/>
    <w:rsid w:val="00BA384F"/>
    <w:rsid w:val="00BA5919"/>
    <w:rsid w:val="00BA5EC1"/>
    <w:rsid w:val="00BB13A3"/>
    <w:rsid w:val="00BB49C8"/>
    <w:rsid w:val="00BB4F95"/>
    <w:rsid w:val="00BB78B1"/>
    <w:rsid w:val="00BB7A8F"/>
    <w:rsid w:val="00BC1E5C"/>
    <w:rsid w:val="00BD0F8D"/>
    <w:rsid w:val="00BD2FA3"/>
    <w:rsid w:val="00BD3B43"/>
    <w:rsid w:val="00BD6BF6"/>
    <w:rsid w:val="00BE0577"/>
    <w:rsid w:val="00BE1B4C"/>
    <w:rsid w:val="00BE53B5"/>
    <w:rsid w:val="00BE65CB"/>
    <w:rsid w:val="00BE791F"/>
    <w:rsid w:val="00BE7B65"/>
    <w:rsid w:val="00BF0599"/>
    <w:rsid w:val="00BF352A"/>
    <w:rsid w:val="00BF3A80"/>
    <w:rsid w:val="00BF6984"/>
    <w:rsid w:val="00BF7A1C"/>
    <w:rsid w:val="00C02C7F"/>
    <w:rsid w:val="00C04850"/>
    <w:rsid w:val="00C05994"/>
    <w:rsid w:val="00C06450"/>
    <w:rsid w:val="00C06B1E"/>
    <w:rsid w:val="00C075B3"/>
    <w:rsid w:val="00C1350F"/>
    <w:rsid w:val="00C13751"/>
    <w:rsid w:val="00C14E8A"/>
    <w:rsid w:val="00C14F58"/>
    <w:rsid w:val="00C15B19"/>
    <w:rsid w:val="00C21182"/>
    <w:rsid w:val="00C22CB7"/>
    <w:rsid w:val="00C248DF"/>
    <w:rsid w:val="00C27534"/>
    <w:rsid w:val="00C275CC"/>
    <w:rsid w:val="00C27D39"/>
    <w:rsid w:val="00C353F0"/>
    <w:rsid w:val="00C40EAD"/>
    <w:rsid w:val="00C4209A"/>
    <w:rsid w:val="00C422CB"/>
    <w:rsid w:val="00C47922"/>
    <w:rsid w:val="00C47AE4"/>
    <w:rsid w:val="00C50AC0"/>
    <w:rsid w:val="00C51E51"/>
    <w:rsid w:val="00C52052"/>
    <w:rsid w:val="00C52B0B"/>
    <w:rsid w:val="00C70513"/>
    <w:rsid w:val="00C73673"/>
    <w:rsid w:val="00C74E9D"/>
    <w:rsid w:val="00C8111D"/>
    <w:rsid w:val="00C8174F"/>
    <w:rsid w:val="00C87401"/>
    <w:rsid w:val="00C90318"/>
    <w:rsid w:val="00C90334"/>
    <w:rsid w:val="00C91004"/>
    <w:rsid w:val="00C92F78"/>
    <w:rsid w:val="00C95AFD"/>
    <w:rsid w:val="00C97471"/>
    <w:rsid w:val="00CA3D2B"/>
    <w:rsid w:val="00CB169F"/>
    <w:rsid w:val="00CB2784"/>
    <w:rsid w:val="00CB3B91"/>
    <w:rsid w:val="00CB40B1"/>
    <w:rsid w:val="00CC161C"/>
    <w:rsid w:val="00CC3828"/>
    <w:rsid w:val="00CD089D"/>
    <w:rsid w:val="00CD3CD0"/>
    <w:rsid w:val="00CD7988"/>
    <w:rsid w:val="00CE0002"/>
    <w:rsid w:val="00CE01E0"/>
    <w:rsid w:val="00CE42C8"/>
    <w:rsid w:val="00CE5DD1"/>
    <w:rsid w:val="00CF253E"/>
    <w:rsid w:val="00CF26AF"/>
    <w:rsid w:val="00CF2E51"/>
    <w:rsid w:val="00CF4C06"/>
    <w:rsid w:val="00D0381E"/>
    <w:rsid w:val="00D054D9"/>
    <w:rsid w:val="00D0719B"/>
    <w:rsid w:val="00D07B7A"/>
    <w:rsid w:val="00D11BBE"/>
    <w:rsid w:val="00D123F5"/>
    <w:rsid w:val="00D27E6C"/>
    <w:rsid w:val="00D32F54"/>
    <w:rsid w:val="00D33897"/>
    <w:rsid w:val="00D33BD9"/>
    <w:rsid w:val="00D40BFB"/>
    <w:rsid w:val="00D41503"/>
    <w:rsid w:val="00D43466"/>
    <w:rsid w:val="00D43BE4"/>
    <w:rsid w:val="00D4762F"/>
    <w:rsid w:val="00D54EA0"/>
    <w:rsid w:val="00D62D7F"/>
    <w:rsid w:val="00D665A2"/>
    <w:rsid w:val="00DA161B"/>
    <w:rsid w:val="00DB60D0"/>
    <w:rsid w:val="00DB76CD"/>
    <w:rsid w:val="00DB7CF8"/>
    <w:rsid w:val="00DC152C"/>
    <w:rsid w:val="00DD02FC"/>
    <w:rsid w:val="00DD5B39"/>
    <w:rsid w:val="00DD71DC"/>
    <w:rsid w:val="00DD71FA"/>
    <w:rsid w:val="00DD7BB7"/>
    <w:rsid w:val="00DE24E5"/>
    <w:rsid w:val="00DE3751"/>
    <w:rsid w:val="00DE3884"/>
    <w:rsid w:val="00DE49F6"/>
    <w:rsid w:val="00DE72D8"/>
    <w:rsid w:val="00DF1756"/>
    <w:rsid w:val="00DF63CC"/>
    <w:rsid w:val="00DF7E2B"/>
    <w:rsid w:val="00E02C50"/>
    <w:rsid w:val="00E06DD1"/>
    <w:rsid w:val="00E07AC3"/>
    <w:rsid w:val="00E17977"/>
    <w:rsid w:val="00E259BE"/>
    <w:rsid w:val="00E34541"/>
    <w:rsid w:val="00E354AD"/>
    <w:rsid w:val="00E37738"/>
    <w:rsid w:val="00E40B06"/>
    <w:rsid w:val="00E45E0C"/>
    <w:rsid w:val="00E51194"/>
    <w:rsid w:val="00E525C9"/>
    <w:rsid w:val="00E541AF"/>
    <w:rsid w:val="00E634CB"/>
    <w:rsid w:val="00E67BA5"/>
    <w:rsid w:val="00E709E5"/>
    <w:rsid w:val="00E76FB2"/>
    <w:rsid w:val="00E7742E"/>
    <w:rsid w:val="00E82316"/>
    <w:rsid w:val="00E82357"/>
    <w:rsid w:val="00E82E64"/>
    <w:rsid w:val="00E84615"/>
    <w:rsid w:val="00E85475"/>
    <w:rsid w:val="00E86F96"/>
    <w:rsid w:val="00E92CCF"/>
    <w:rsid w:val="00E95028"/>
    <w:rsid w:val="00E9529D"/>
    <w:rsid w:val="00E953CF"/>
    <w:rsid w:val="00EA1276"/>
    <w:rsid w:val="00EA1724"/>
    <w:rsid w:val="00EA187D"/>
    <w:rsid w:val="00EB406B"/>
    <w:rsid w:val="00EB56FA"/>
    <w:rsid w:val="00EC6C73"/>
    <w:rsid w:val="00ED1DF5"/>
    <w:rsid w:val="00ED3D27"/>
    <w:rsid w:val="00ED5283"/>
    <w:rsid w:val="00EE23A2"/>
    <w:rsid w:val="00EF70D4"/>
    <w:rsid w:val="00EF7EA0"/>
    <w:rsid w:val="00F02E67"/>
    <w:rsid w:val="00F144A3"/>
    <w:rsid w:val="00F15DE6"/>
    <w:rsid w:val="00F2739B"/>
    <w:rsid w:val="00F301EC"/>
    <w:rsid w:val="00F37554"/>
    <w:rsid w:val="00F37BC4"/>
    <w:rsid w:val="00F44864"/>
    <w:rsid w:val="00F52E88"/>
    <w:rsid w:val="00F635DB"/>
    <w:rsid w:val="00F63AD8"/>
    <w:rsid w:val="00F73F98"/>
    <w:rsid w:val="00F80848"/>
    <w:rsid w:val="00F85756"/>
    <w:rsid w:val="00F91D88"/>
    <w:rsid w:val="00F940EE"/>
    <w:rsid w:val="00F94D75"/>
    <w:rsid w:val="00F952E5"/>
    <w:rsid w:val="00F961CF"/>
    <w:rsid w:val="00FA0D2E"/>
    <w:rsid w:val="00FA54D4"/>
    <w:rsid w:val="00FB20BF"/>
    <w:rsid w:val="00FB2556"/>
    <w:rsid w:val="00FB5692"/>
    <w:rsid w:val="00FC2875"/>
    <w:rsid w:val="00FC5258"/>
    <w:rsid w:val="00FD400A"/>
    <w:rsid w:val="00FD7D8B"/>
    <w:rsid w:val="00FE7993"/>
    <w:rsid w:val="00FF2659"/>
    <w:rsid w:val="00FF3CEF"/>
    <w:rsid w:val="00FF4105"/>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tabs>
        <w:tab w:val="right" w:leader="dot" w:pos="9060"/>
      </w:tabs>
      <w:spacing w:after="100"/>
    </w:p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spacing w:after="100"/>
      <w:ind w:left="220"/>
    </w:p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9F3874"/>
    <w:pPr>
      <w:spacing w:after="0"/>
      <w:ind w:left="0"/>
    </w:pPr>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9F3874"/>
    <w:rPr>
      <w:rFonts w:ascii="Times New Roman" w:hAnsi="Times New Roman"/>
      <w:b/>
      <w:bCs/>
      <w:sz w:val="20"/>
      <w:szCs w:val="20"/>
    </w:rPr>
  </w:style>
  <w:style w:type="paragraph" w:styleId="Revisin">
    <w:name w:val="Revision"/>
    <w:hidden/>
    <w:uiPriority w:val="99"/>
    <w:semiHidden/>
    <w:rsid w:val="009F3874"/>
    <w:pPr>
      <w:spacing w:after="0" w:line="240" w:lineRule="auto"/>
    </w:pPr>
    <w:rPr>
      <w:rFonts w:ascii="Times New Roman" w:hAnsi="Times New Roman"/>
    </w:rPr>
  </w:style>
  <w:style w:type="character" w:styleId="Hipervnculovisitado">
    <w:name w:val="FollowedHyperlink"/>
    <w:basedOn w:val="Fuentedeprrafopredeter"/>
    <w:uiPriority w:val="99"/>
    <w:semiHidden/>
    <w:unhideWhenUsed/>
    <w:rsid w:val="00373177"/>
    <w:rPr>
      <w:color w:val="954F72" w:themeColor="followedHyperlink"/>
      <w:u w:val="single"/>
    </w:rPr>
  </w:style>
  <w:style w:type="paragraph" w:customStyle="1" w:styleId="pf0">
    <w:name w:val="pf0"/>
    <w:basedOn w:val="Normal"/>
    <w:rsid w:val="006B19E5"/>
    <w:pPr>
      <w:spacing w:before="100" w:beforeAutospacing="1" w:after="100" w:afterAutospacing="1" w:line="240" w:lineRule="auto"/>
      <w:jc w:val="left"/>
    </w:pPr>
    <w:rPr>
      <w:rFonts w:eastAsia="Times New Roman" w:cs="Times New Roman"/>
      <w:sz w:val="24"/>
      <w:szCs w:val="24"/>
      <w:lang w:eastAsia="es-ES"/>
    </w:rPr>
  </w:style>
  <w:style w:type="character" w:customStyle="1" w:styleId="cf01">
    <w:name w:val="cf01"/>
    <w:basedOn w:val="Fuentedeprrafopredeter"/>
    <w:rsid w:val="006B19E5"/>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 w:id="278996690">
      <w:bodyDiv w:val="1"/>
      <w:marLeft w:val="0"/>
      <w:marRight w:val="0"/>
      <w:marTop w:val="0"/>
      <w:marBottom w:val="0"/>
      <w:divBdr>
        <w:top w:val="none" w:sz="0" w:space="0" w:color="auto"/>
        <w:left w:val="none" w:sz="0" w:space="0" w:color="auto"/>
        <w:bottom w:val="none" w:sz="0" w:space="0" w:color="auto"/>
        <w:right w:val="none" w:sz="0" w:space="0" w:color="auto"/>
      </w:divBdr>
      <w:divsChild>
        <w:div w:id="790512492">
          <w:marLeft w:val="480"/>
          <w:marRight w:val="0"/>
          <w:marTop w:val="0"/>
          <w:marBottom w:val="0"/>
          <w:divBdr>
            <w:top w:val="none" w:sz="0" w:space="0" w:color="auto"/>
            <w:left w:val="none" w:sz="0" w:space="0" w:color="auto"/>
            <w:bottom w:val="none" w:sz="0" w:space="0" w:color="auto"/>
            <w:right w:val="none" w:sz="0" w:space="0" w:color="auto"/>
          </w:divBdr>
          <w:divsChild>
            <w:div w:id="2125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161">
      <w:bodyDiv w:val="1"/>
      <w:marLeft w:val="0"/>
      <w:marRight w:val="0"/>
      <w:marTop w:val="0"/>
      <w:marBottom w:val="0"/>
      <w:divBdr>
        <w:top w:val="none" w:sz="0" w:space="0" w:color="auto"/>
        <w:left w:val="none" w:sz="0" w:space="0" w:color="auto"/>
        <w:bottom w:val="none" w:sz="0" w:space="0" w:color="auto"/>
        <w:right w:val="none" w:sz="0" w:space="0" w:color="auto"/>
      </w:divBdr>
      <w:divsChild>
        <w:div w:id="1108886754">
          <w:marLeft w:val="0"/>
          <w:marRight w:val="0"/>
          <w:marTop w:val="0"/>
          <w:marBottom w:val="0"/>
          <w:divBdr>
            <w:top w:val="none" w:sz="0" w:space="0" w:color="auto"/>
            <w:left w:val="none" w:sz="0" w:space="0" w:color="auto"/>
            <w:bottom w:val="none" w:sz="0" w:space="0" w:color="auto"/>
            <w:right w:val="none" w:sz="0" w:space="0" w:color="auto"/>
          </w:divBdr>
        </w:div>
      </w:divsChild>
    </w:div>
    <w:div w:id="999382302">
      <w:bodyDiv w:val="1"/>
      <w:marLeft w:val="0"/>
      <w:marRight w:val="0"/>
      <w:marTop w:val="0"/>
      <w:marBottom w:val="0"/>
      <w:divBdr>
        <w:top w:val="none" w:sz="0" w:space="0" w:color="auto"/>
        <w:left w:val="none" w:sz="0" w:space="0" w:color="auto"/>
        <w:bottom w:val="none" w:sz="0" w:space="0" w:color="auto"/>
        <w:right w:val="none" w:sz="0" w:space="0" w:color="auto"/>
      </w:divBdr>
    </w:div>
    <w:div w:id="1047607134">
      <w:bodyDiv w:val="1"/>
      <w:marLeft w:val="0"/>
      <w:marRight w:val="0"/>
      <w:marTop w:val="0"/>
      <w:marBottom w:val="0"/>
      <w:divBdr>
        <w:top w:val="none" w:sz="0" w:space="0" w:color="auto"/>
        <w:left w:val="none" w:sz="0" w:space="0" w:color="auto"/>
        <w:bottom w:val="none" w:sz="0" w:space="0" w:color="auto"/>
        <w:right w:val="none" w:sz="0" w:space="0" w:color="auto"/>
      </w:divBdr>
    </w:div>
    <w:div w:id="1115055167">
      <w:bodyDiv w:val="1"/>
      <w:marLeft w:val="0"/>
      <w:marRight w:val="0"/>
      <w:marTop w:val="0"/>
      <w:marBottom w:val="0"/>
      <w:divBdr>
        <w:top w:val="none" w:sz="0" w:space="0" w:color="auto"/>
        <w:left w:val="none" w:sz="0" w:space="0" w:color="auto"/>
        <w:bottom w:val="none" w:sz="0" w:space="0" w:color="auto"/>
        <w:right w:val="none" w:sz="0" w:space="0" w:color="auto"/>
      </w:divBdr>
    </w:div>
    <w:div w:id="1159880319">
      <w:bodyDiv w:val="1"/>
      <w:marLeft w:val="0"/>
      <w:marRight w:val="0"/>
      <w:marTop w:val="0"/>
      <w:marBottom w:val="0"/>
      <w:divBdr>
        <w:top w:val="none" w:sz="0" w:space="0" w:color="auto"/>
        <w:left w:val="none" w:sz="0" w:space="0" w:color="auto"/>
        <w:bottom w:val="none" w:sz="0" w:space="0" w:color="auto"/>
        <w:right w:val="none" w:sz="0" w:space="0" w:color="auto"/>
      </w:divBdr>
    </w:div>
    <w:div w:id="1204289791">
      <w:bodyDiv w:val="1"/>
      <w:marLeft w:val="0"/>
      <w:marRight w:val="0"/>
      <w:marTop w:val="0"/>
      <w:marBottom w:val="0"/>
      <w:divBdr>
        <w:top w:val="none" w:sz="0" w:space="0" w:color="auto"/>
        <w:left w:val="none" w:sz="0" w:space="0" w:color="auto"/>
        <w:bottom w:val="none" w:sz="0" w:space="0" w:color="auto"/>
        <w:right w:val="none" w:sz="0" w:space="0" w:color="auto"/>
      </w:divBdr>
    </w:div>
    <w:div w:id="1444807341">
      <w:bodyDiv w:val="1"/>
      <w:marLeft w:val="0"/>
      <w:marRight w:val="0"/>
      <w:marTop w:val="0"/>
      <w:marBottom w:val="0"/>
      <w:divBdr>
        <w:top w:val="none" w:sz="0" w:space="0" w:color="auto"/>
        <w:left w:val="none" w:sz="0" w:space="0" w:color="auto"/>
        <w:bottom w:val="none" w:sz="0" w:space="0" w:color="auto"/>
        <w:right w:val="none" w:sz="0" w:space="0" w:color="auto"/>
      </w:divBdr>
    </w:div>
    <w:div w:id="1815221641">
      <w:bodyDiv w:val="1"/>
      <w:marLeft w:val="0"/>
      <w:marRight w:val="0"/>
      <w:marTop w:val="0"/>
      <w:marBottom w:val="0"/>
      <w:divBdr>
        <w:top w:val="none" w:sz="0" w:space="0" w:color="auto"/>
        <w:left w:val="none" w:sz="0" w:space="0" w:color="auto"/>
        <w:bottom w:val="none" w:sz="0" w:space="0" w:color="auto"/>
        <w:right w:val="none" w:sz="0" w:space="0" w:color="auto"/>
      </w:divBdr>
    </w:div>
    <w:div w:id="185873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hyperlink" Target="https://jneuroengrehab.biomedcentral.com/articles/10.1186/s12984-023-01268-8"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34" Type="http://schemas.openxmlformats.org/officeDocument/2006/relationships/customXml" Target="ink/ink1.xml"/><Relationship Id="rId42" Type="http://schemas.openxmlformats.org/officeDocument/2006/relationships/image" Target="media/image25.emf"/><Relationship Id="rId47" Type="http://schemas.openxmlformats.org/officeDocument/2006/relationships/header" Target="header1.xml"/><Relationship Id="rId50" Type="http://schemas.openxmlformats.org/officeDocument/2006/relationships/image" Target="media/image32.emf"/><Relationship Id="rId55" Type="http://schemas.openxmlformats.org/officeDocument/2006/relationships/hyperlink" Target="https://www.ine.es/jaxi/Datos.htm?path=/t22/e308/meto_05/modulo/base_2011/2002/l0/&amp;file=00025.px" TargetMode="External"/><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emf"/><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hyperlink" Target="https://www.csic.es/sites/www.csic.es/files/13febrero20017_exoesqueleto_0.pdf" TargetMode="External"/><Relationship Id="rId58" Type="http://schemas.openxmlformats.org/officeDocument/2006/relationships/hyperlink" Target="https://angeltroncosofisioterapia.com/tratamiento-pasivo-o-tratamiento-activo/" TargetMode="Externa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www.xilinx.com/"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hyperlink" Target="bookmark://fig5" TargetMode="External"/><Relationship Id="rId27" Type="http://schemas.openxmlformats.org/officeDocument/2006/relationships/image" Target="media/image14.png"/><Relationship Id="rId30" Type="http://schemas.openxmlformats.org/officeDocument/2006/relationships/image" Target="media/image16.png"/><Relationship Id="rId43" Type="http://schemas.openxmlformats.org/officeDocument/2006/relationships/image" Target="media/image26.emf"/><Relationship Id="rId48" Type="http://schemas.openxmlformats.org/officeDocument/2006/relationships/footer" Target="footer1.xml"/><Relationship Id="rId56" Type="http://schemas.openxmlformats.org/officeDocument/2006/relationships/hyperlink" Target="http://ref.scielo.org/jbh8gq"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hyperlink" Target="https://es.mathworks.com/help/signal/ug/iir-filter-design.html"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emf"/><Relationship Id="rId54" Type="http://schemas.openxmlformats.org/officeDocument/2006/relationships/hyperlink" Target="https://www.ine.es/dyngs/INEbase/es/operacion.htm?c=Estadistica_C&amp;cid=1254736176782&amp;menu=ultiDatos&amp;idp=1254735573175" TargetMode="External"/><Relationship Id="rId62" Type="http://schemas.openxmlformats.org/officeDocument/2006/relationships/hyperlink" Target="https://www.fpga4fun.com/JTAG.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hyperlink" Target="https://www.researchgate.net/publication/342158758_Evaluation_of_speech_signal_features_extraction_methods" TargetMode="External"/><Relationship Id="rId36" Type="http://schemas.openxmlformats.org/officeDocument/2006/relationships/image" Target="media/image20.png"/><Relationship Id="rId49" Type="http://schemas.openxmlformats.org/officeDocument/2006/relationships/image" Target="media/image31.emf"/><Relationship Id="rId57" Type="http://schemas.openxmlformats.org/officeDocument/2006/relationships/hyperlink" Target="https://uvadoc.uva.es/bitstream/handle/10324/20958/TFG-G2270.pdf?sequence=1&amp;isAllowed=y"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emf"/><Relationship Id="rId52" Type="http://schemas.openxmlformats.org/officeDocument/2006/relationships/hyperlink" Target="https://springernature.figshare.com/collections/Lower_limb_kinematic_kinetic_and_EMG_data_during_walking_motion_under_controlled_speeds/4923162/1" TargetMode="External"/><Relationship Id="rId60" Type="http://schemas.openxmlformats.org/officeDocument/2006/relationships/hyperlink" Target="https://es.mathworks.com/discovery/fpga-programming.html"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4F1AD715263B4E93A35364564B313A" ma:contentTypeVersion="8" ma:contentTypeDescription="Crear nuevo documento." ma:contentTypeScope="" ma:versionID="565b45bf9a246d8a7e623023172a4ff2">
  <xsd:schema xmlns:xsd="http://www.w3.org/2001/XMLSchema" xmlns:xs="http://www.w3.org/2001/XMLSchema" xmlns:p="http://schemas.microsoft.com/office/2006/metadata/properties" xmlns:ns1="http://schemas.microsoft.com/sharepoint/v3" xmlns:ns2="e337a7e1-795a-42f1-a192-3056b27ae08a" xmlns:ns3="00cdea3f-fd02-4faf-81e4-754f380301a3" targetNamespace="http://schemas.microsoft.com/office/2006/metadata/properties" ma:root="true" ma:fieldsID="8186675eaa53880b080111619d5c96c5" ns1:_="" ns2:_="" ns3:_="">
    <xsd:import namespace="http://schemas.microsoft.com/sharepoint/v3"/>
    <xsd:import namespace="e337a7e1-795a-42f1-a192-3056b27ae08a"/>
    <xsd:import namespace="00cdea3f-fd02-4faf-81e4-754f380301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Propiedades de la Directiva de cumplimiento unificado" ma:hidden="true" ma:internalName="_ip_UnifiedCompliancePolicyProperties">
      <xsd:simpleType>
        <xsd:restriction base="dms:Note"/>
      </xsd:simpleType>
    </xsd:element>
    <xsd:element name="_ip_UnifiedCompliancePolicyUIAction" ma:index="12"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37a7e1-795a-42f1-a192-3056b27ae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cdea3f-fd02-4faf-81e4-754f380301a3"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00cdea3f-fd02-4faf-81e4-754f380301a3">
      <UserInfo>
        <DisplayName>Integrantes de la TFG-TFM RUBEN NIETO CAPUCHINO</DisplayName>
        <AccountId>20</AccountId>
        <AccountType/>
      </UserInfo>
    </SharedWithUsers>
  </documentManagement>
</p:properties>
</file>

<file path=customXml/itemProps1.xml><?xml version="1.0" encoding="utf-8"?>
<ds:datastoreItem xmlns:ds="http://schemas.openxmlformats.org/officeDocument/2006/customXml" ds:itemID="{C03359D2-E02A-4C63-A021-9282ED91E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337a7e1-795a-42f1-a192-3056b27ae08a"/>
    <ds:schemaRef ds:uri="00cdea3f-fd02-4faf-81e4-754f380301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3.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customXml/itemProps4.xml><?xml version="1.0" encoding="utf-8"?>
<ds:datastoreItem xmlns:ds="http://schemas.openxmlformats.org/officeDocument/2006/customXml" ds:itemID="{8EC7EF3A-0A0E-4A5C-9BEF-5309565B906C}">
  <ds:schemaRefs>
    <ds:schemaRef ds:uri="http://schemas.microsoft.com/office/2006/metadata/properties"/>
    <ds:schemaRef ds:uri="http://schemas.microsoft.com/office/infopath/2007/PartnerControls"/>
    <ds:schemaRef ds:uri="http://schemas.microsoft.com/sharepoint/v3"/>
    <ds:schemaRef ds:uri="00cdea3f-fd02-4faf-81e4-754f380301a3"/>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55</Pages>
  <Words>13171</Words>
  <Characters>72443</Characters>
  <Application>Microsoft Office Word</Application>
  <DocSecurity>0</DocSecurity>
  <Lines>603</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5</cp:revision>
  <dcterms:created xsi:type="dcterms:W3CDTF">2024-02-20T00:51:00Z</dcterms:created>
  <dcterms:modified xsi:type="dcterms:W3CDTF">2024-02-20T21:47:00Z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0x010100954F1AD715263B4E93A35364564B313A</vt:lpwstr>
  </property>
</Properties>
</file>