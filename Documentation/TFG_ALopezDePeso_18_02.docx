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71B7FE1D"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1F44B0">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8" w:author="alex lopez" w:date="2024-02-10T16:52:00Z">
            <w:rPr/>
          </w:rPrChange>
        </w:rPr>
        <w:t xml:space="preserve">High </w:t>
      </w:r>
      <w:proofErr w:type="spellStart"/>
      <w:r w:rsidRPr="000B4D82">
        <w:rPr>
          <w:i/>
          <w:iCs/>
          <w:rPrChange w:id="9" w:author="alex lopez" w:date="2024-02-10T16:52:00Z">
            <w:rPr/>
          </w:rPrChange>
        </w:rPr>
        <w:t>Level</w:t>
      </w:r>
      <w:proofErr w:type="spellEnd"/>
      <w:r w:rsidRPr="000B4D82">
        <w:rPr>
          <w:i/>
          <w:iCs/>
          <w:rPrChange w:id="10" w:author="alex lopez" w:date="2024-02-10T16:52:00Z">
            <w:rPr/>
          </w:rPrChange>
        </w:rPr>
        <w:t xml:space="preserve"> </w:t>
      </w:r>
      <w:proofErr w:type="spellStart"/>
      <w:r w:rsidRPr="000B4D82">
        <w:rPr>
          <w:i/>
          <w:iCs/>
          <w:rPrChange w:id="11"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12"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3" w:name="_Toc148387570"/>
      <w:r w:rsidRPr="00082113">
        <w:rPr>
          <w:sz w:val="32"/>
          <w:szCs w:val="32"/>
        </w:rPr>
        <w:lastRenderedPageBreak/>
        <w:t>Introducción</w:t>
      </w:r>
      <w:bookmarkEnd w:id="13"/>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3A1EDCA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14"/>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15" w:author="alex lopez" w:date="2024-02-10T16:38:00Z">
        <w:r w:rsidRPr="003911D6" w:rsidDel="00DA161B">
          <w:delText xml:space="preserve"> </w:delText>
        </w:r>
        <w:commentRangeEnd w:id="14"/>
        <w:r w:rsidR="00FA0D2E" w:rsidDel="00DA161B">
          <w:rPr>
            <w:rStyle w:val="Refdecomentario"/>
          </w:rPr>
          <w:commentReference w:id="14"/>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16"/>
      <w:proofErr w:type="spellStart"/>
      <w:r w:rsidRPr="006B19E5">
        <w:rPr>
          <w:i/>
          <w:iCs/>
        </w:rPr>
        <w:t>Onset</w:t>
      </w:r>
      <w:proofErr w:type="spellEnd"/>
      <w:r w:rsidRPr="006B19E5">
        <w:rPr>
          <w:i/>
          <w:iCs/>
        </w:rPr>
        <w:t xml:space="preserve"> </w:t>
      </w:r>
      <w:proofErr w:type="spellStart"/>
      <w:r w:rsidRPr="006B19E5">
        <w:rPr>
          <w:i/>
          <w:iCs/>
        </w:rPr>
        <w:t>Detection</w:t>
      </w:r>
      <w:proofErr w:type="spellEnd"/>
      <w:r w:rsidRPr="006B19E5">
        <w:rPr>
          <w:i/>
          <w:iCs/>
        </w:rPr>
        <w:t xml:space="preserve"> </w:t>
      </w:r>
      <w:proofErr w:type="spellStart"/>
      <w:r w:rsidRPr="006B19E5">
        <w:rPr>
          <w:i/>
          <w:iCs/>
        </w:rPr>
        <w:t>Methods</w:t>
      </w:r>
      <w:commentRangeEnd w:id="16"/>
      <w:proofErr w:type="spellEnd"/>
      <w:r w:rsidR="00E953CF" w:rsidRPr="006B19E5">
        <w:rPr>
          <w:rStyle w:val="Refdecomentario"/>
          <w:i/>
          <w:iCs/>
        </w:rPr>
        <w:commentReference w:id="16"/>
      </w:r>
      <w:r w:rsidR="000B4D82">
        <w:rPr>
          <w:i/>
          <w:iCs/>
        </w:rPr>
        <w:t xml:space="preserve"> </w:t>
      </w:r>
      <w:r w:rsidR="000B4D82" w:rsidRPr="006B19E5">
        <w:t>[</w:t>
      </w:r>
      <w:hyperlink w:anchor="_Anexos." w:history="1">
        <w:r w:rsidR="000B4D82" w:rsidRPr="006B19E5">
          <w:rPr>
            <w:rStyle w:val="Hipervnculo"/>
            <w:color w:val="auto"/>
            <w:u w:val="none"/>
          </w:rPr>
          <w:t>10</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6C51B6A6" w:rsidR="00DF63CC" w:rsidRDefault="00FB2556" w:rsidP="00686624">
      <w:pPr>
        <w:pStyle w:val="Normal1"/>
      </w:pPr>
      <w:bookmarkStart w:id="17"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como la que se muestra en la figura 3, donde se identifica una fase de reposo y otra de actividad muscular. En su lugar, se aplica un preprocesamiento a las señales EMG para mejorar su calidad, lo que facilita la extracción de información precisa</w:t>
      </w:r>
      <w:ins w:id="18"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17"/>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6B19E5">
        <w:t>referencia [</w:t>
      </w:r>
      <w:hyperlink w:anchor="Bibliografia" w:history="1">
        <w:r w:rsidRPr="006B19E5">
          <w:t>7</w:t>
        </w:r>
      </w:hyperlink>
      <w:r w:rsidRPr="006B19E5">
        <w:t>]</w:t>
      </w:r>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19" w:name="fig4"/>
    </w:p>
    <w:p w14:paraId="105BBD06" w14:textId="77777777" w:rsidR="00DF63CC" w:rsidRDefault="00DF63CC" w:rsidP="00686624">
      <w:pPr>
        <w:pStyle w:val="Normal1"/>
      </w:pPr>
    </w:p>
    <w:p w14:paraId="7968E3BD" w14:textId="7E83D592" w:rsidR="00FB2556" w:rsidRDefault="00FB2556" w:rsidP="00686624">
      <w:pPr>
        <w:pStyle w:val="Normal1"/>
      </w:pPr>
      <w:r w:rsidRPr="001A648D">
        <w:t>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19"/>
    </w:p>
    <w:p w14:paraId="7B7C2D1F" w14:textId="2A4133BB" w:rsidR="00FB2556" w:rsidRPr="00FB2556" w:rsidRDefault="00FB2556" w:rsidP="00FB2556">
      <w:pPr>
        <w:pStyle w:val="Descripcin"/>
        <w:jc w:val="center"/>
      </w:pPr>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[1]</w:t>
      </w:r>
      <w:r w:rsidR="000B4D82">
        <w:rPr>
          <w:rStyle w:val="normaltextrun"/>
          <w:rFonts w:ascii="Calibri" w:eastAsiaTheme="majorEastAsia" w:hAnsi="Calibri" w:cs="Calibri"/>
          <w:color w:val="44546A"/>
        </w:rPr>
        <w:t>.</w:t>
      </w:r>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61FB2D00"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r w:rsidRPr="00456693">
        <w:rPr>
          <w:rStyle w:val="normaltextrun"/>
          <w:rFonts w:cstheme="majorHAnsi"/>
        </w:rPr>
        <w:t>1</w:t>
      </w:r>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20" w:name="ec1"/>
            <w:r w:rsidRPr="008A42CE">
              <w:t>1</w:t>
            </w:r>
            <w:bookmarkEnd w:id="20"/>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21"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21"/>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68978E85"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2"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22"/>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22"/>
      <w:r w:rsidR="00240602">
        <w:rPr>
          <w:rStyle w:val="Refdecomentario"/>
        </w:rPr>
        <w:commentReference w:id="22"/>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23" w:author="Rubén Nieto Capuchino" w:date="2024-01-16T13:57:00Z">
        <w:r w:rsidR="00D33BD9">
          <w:t>,</w:t>
        </w:r>
      </w:ins>
      <w:r w:rsidRPr="00DE48E5">
        <w:t xml:space="preserve"> ni la topología del circuito</w:t>
      </w:r>
      <w:ins w:id="24" w:author="Rubén Nieto Capuchino" w:date="2024-01-16T13:57:00Z">
        <w:r w:rsidR="00D33BD9">
          <w:t>,</w:t>
        </w:r>
      </w:ins>
      <w:r w:rsidRPr="00DE48E5">
        <w:t xml:space="preserve"> sean necesariamente visibles en este último caso.</w:t>
      </w:r>
    </w:p>
    <w:p w14:paraId="58B111F6" w14:textId="6DB1167C"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25"/>
      <w:commentRangeStart w:id="26"/>
      <w:proofErr w:type="spellStart"/>
      <w:r w:rsidRPr="00E35D51">
        <w:t>FPGAs</w:t>
      </w:r>
      <w:commentRangeEnd w:id="25"/>
      <w:proofErr w:type="spellEnd"/>
      <w:r w:rsidRPr="00E35D51">
        <w:rPr>
          <w:rStyle w:val="Refdecomentario"/>
        </w:rPr>
        <w:commentReference w:id="25"/>
      </w:r>
      <w:commentRangeEnd w:id="26"/>
      <w:r w:rsidRPr="00E35D51">
        <w:rPr>
          <w:rStyle w:val="Refdecomentario"/>
        </w:rPr>
        <w:commentReference w:id="26"/>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 xml:space="preserve">cuando el sistema cuenta con procesos sistemáticos y que pueden llevarse a cabo en paralelo o de forma segmentada (pipeline). Además, algunas </w:t>
      </w:r>
      <w:proofErr w:type="spellStart"/>
      <w:r w:rsidR="00A33DF9">
        <w:t>FPGAs</w:t>
      </w:r>
      <w:proofErr w:type="spellEnd"/>
      <w:r w:rsidR="00A33DF9">
        <w:t xml:space="preserve"> cuentan con lógica de procesamiento (microprocesadores y memorias) que puede utilizarse para realizar ciertas tareas mediante software; a elección del diseñador.</w:t>
      </w:r>
      <w:r w:rsidR="00EA1276">
        <w:t xml:space="preserve"> </w:t>
      </w:r>
      <w:r w:rsidR="00A33DF9">
        <w:t>La figura 6 muestra un dispositivo basado en FPGA.</w:t>
      </w:r>
    </w:p>
    <w:p w14:paraId="1C0AE1D0" w14:textId="77777777" w:rsidR="00FB2556" w:rsidRDefault="00FB2556" w:rsidP="007073F5">
      <w:pPr>
        <w:pStyle w:val="Normal1"/>
        <w:jc w:val="center"/>
      </w:pPr>
      <w:bookmarkStart w:id="27"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14:paraId="68859B10" w14:textId="55D6FA88" w:rsidR="00FB2556" w:rsidRDefault="00FB2556" w:rsidP="00FB2556">
      <w:pPr>
        <w:pStyle w:val="Descripcin"/>
        <w:jc w:val="center"/>
      </w:pPr>
      <w:commentRangeStart w:id="28"/>
      <w:r>
        <w:t xml:space="preserve">Figura 6: Placa de desarrollo </w:t>
      </w:r>
      <w:commentRangeEnd w:id="28"/>
      <w:r w:rsidR="00110909">
        <w:rPr>
          <w:rStyle w:val="Refdecomentario"/>
          <w:i w:val="0"/>
          <w:iCs w:val="0"/>
          <w:color w:val="auto"/>
        </w:rPr>
        <w:commentReference w:id="28"/>
      </w:r>
      <w:r>
        <w:t>con FPGA de AMD-Xilinx</w:t>
      </w:r>
      <w:commentRangeStart w:id="29"/>
      <w:commentRangeEnd w:id="29"/>
      <w:r>
        <w:rPr>
          <w:rStyle w:val="Refdecomentario"/>
          <w:i w:val="0"/>
          <w:iCs w:val="0"/>
          <w:color w:val="auto"/>
        </w:rPr>
        <w:commentReference w:id="29"/>
      </w:r>
      <w:r w:rsidRPr="00E35D51">
        <w:t>. Modelo Z7-10</w:t>
      </w:r>
      <w:r w:rsidRPr="00550D6C">
        <w:t>.</w:t>
      </w:r>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30"/>
      <w:proofErr w:type="spellStart"/>
      <w:r w:rsidRPr="00E35D51">
        <w:t>CLBs</w:t>
      </w:r>
      <w:commentRangeEnd w:id="30"/>
      <w:proofErr w:type="spellEnd"/>
      <w:r w:rsidRPr="00E35D51">
        <w:rPr>
          <w:rStyle w:val="Refdecomentario"/>
        </w:rPr>
        <w:commentReference w:id="30"/>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31" w:name="Behavioural"/>
      <w:proofErr w:type="spellStart"/>
      <w:r w:rsidRPr="00801086">
        <w:rPr>
          <w:b/>
          <w:bCs/>
          <w:i/>
          <w:iCs/>
        </w:rPr>
        <w:t>Behavioural</w:t>
      </w:r>
      <w:proofErr w:type="spellEnd"/>
      <w:r w:rsidRPr="00486441">
        <w:rPr>
          <w:b/>
          <w:bCs/>
        </w:rPr>
        <w:t xml:space="preserve"> </w:t>
      </w:r>
      <w:bookmarkEnd w:id="31"/>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r w:rsidR="00F940EE">
        <w:rPr>
          <w:b/>
          <w:bCs/>
          <w:i/>
          <w:iCs/>
        </w:rPr>
        <w:t xml:space="preserve"> </w:t>
      </w:r>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6986EB" w14:textId="498D728B" w:rsidR="00801086" w:rsidRDefault="006B19E5" w:rsidP="006B19E5">
      <w:pPr>
        <w:pStyle w:val="pf0"/>
        <w:rPr>
          <w:rFonts w:eastAsiaTheme="majorEastAsia"/>
          <w:color w:val="000000" w:themeColor="text1"/>
          <w:sz w:val="32"/>
          <w:szCs w:val="32"/>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bookmarkStart w:id="32" w:name="_Toc148387571"/>
      <w:r w:rsidR="00801086">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commentRangeStart w:id="33"/>
      <w:r w:rsidRPr="00082113">
        <w:rPr>
          <w:sz w:val="32"/>
          <w:szCs w:val="32"/>
        </w:rPr>
        <w:lastRenderedPageBreak/>
        <w:t>Objetivos</w:t>
      </w:r>
      <w:bookmarkEnd w:id="32"/>
      <w:r w:rsidRPr="00082113">
        <w:rPr>
          <w:sz w:val="32"/>
          <w:szCs w:val="32"/>
        </w:rPr>
        <w:t xml:space="preserve"> </w:t>
      </w:r>
      <w:commentRangeEnd w:id="33"/>
      <w:r w:rsidR="007A2197">
        <w:rPr>
          <w:rStyle w:val="Refdecomentario"/>
          <w:rFonts w:asciiTheme="majorHAnsi" w:eastAsiaTheme="minorHAnsi" w:hAnsiTheme="majorHAnsi" w:cstheme="minorBidi"/>
          <w:color w:val="auto"/>
        </w:rPr>
        <w:commentReference w:id="33"/>
      </w:r>
    </w:p>
    <w:p w14:paraId="7B2EC614" w14:textId="5A6CB16B" w:rsidR="00054B9C" w:rsidRPr="00857ADA" w:rsidRDefault="00054B9C" w:rsidP="00421348">
      <w:pPr>
        <w:pStyle w:val="subt2"/>
      </w:pPr>
      <w:r w:rsidRPr="00857ADA">
        <w:t>Antecedentes</w:t>
      </w:r>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5EA43226" w14:textId="0484E8AE" w:rsidR="00054B9C" w:rsidRPr="00857ADA" w:rsidRDefault="00054B9C" w:rsidP="00421348">
      <w:pPr>
        <w:pStyle w:val="subt2"/>
      </w:pPr>
      <w:r w:rsidRPr="00857ADA">
        <w:t xml:space="preserve">Objetivo </w:t>
      </w:r>
      <w:commentRangeStart w:id="34"/>
      <w:commentRangeStart w:id="35"/>
      <w:commentRangeEnd w:id="34"/>
      <w:r w:rsidRPr="00857ADA">
        <w:commentReference w:id="34"/>
      </w:r>
      <w:commentRangeEnd w:id="35"/>
      <w:r w:rsidRPr="00857ADA">
        <w:commentReference w:id="35"/>
      </w:r>
      <w:r w:rsidRPr="00857ADA">
        <w:t>general</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r w:rsidRPr="00857ADA">
        <w:lastRenderedPageBreak/>
        <w:t>Objetivos Parciales</w:t>
      </w:r>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36" w:name="_Toc148387572"/>
      <w:r w:rsidRPr="00082113">
        <w:rPr>
          <w:sz w:val="32"/>
          <w:szCs w:val="32"/>
        </w:rPr>
        <w:lastRenderedPageBreak/>
        <w:t>Descripción de la propuesta</w:t>
      </w:r>
      <w:bookmarkEnd w:id="36"/>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F174868" w:rsidR="00686624" w:rsidRPr="001A0BBD" w:rsidRDefault="00686624" w:rsidP="00686624">
      <w:pPr>
        <w:pStyle w:val="Normal1"/>
      </w:pPr>
      <w:r>
        <w:t xml:space="preserve">La plataforma </w:t>
      </w:r>
      <w:r w:rsidRPr="007E69CB">
        <w:t>ADS1298R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37"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4"/>
                    <a:stretch>
                      <a:fillRect/>
                    </a:stretch>
                  </pic:blipFill>
                  <pic:spPr>
                    <a:xfrm>
                      <a:off x="0" y="0"/>
                      <a:ext cx="4757321" cy="4320948"/>
                    </a:xfrm>
                    <a:prstGeom prst="rect">
                      <a:avLst/>
                    </a:prstGeom>
                  </pic:spPr>
                </pic:pic>
              </a:graphicData>
            </a:graphic>
          </wp:inline>
        </w:drawing>
      </w:r>
      <w:bookmarkEnd w:id="37"/>
    </w:p>
    <w:p w14:paraId="6E81E574" w14:textId="77777777" w:rsidR="00686624" w:rsidRDefault="00686624" w:rsidP="00686624">
      <w:pPr>
        <w:pStyle w:val="Descripcin"/>
        <w:jc w:val="center"/>
      </w:pPr>
      <w:r>
        <w:t>Figura 7: Plano esquemático simplificado del interior de una plataforma de adquisición ADS1298R. Captura de hoja de datos de Texas Instruments.</w:t>
      </w:r>
    </w:p>
    <w:p w14:paraId="084C97D8" w14:textId="77777777" w:rsidR="00686624" w:rsidRDefault="00686624" w:rsidP="00686624">
      <w:pPr>
        <w:pStyle w:val="Normal1"/>
      </w:pPr>
      <w:r>
        <w:lastRenderedPageBreak/>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commentRangeStart w:id="38"/>
      <w:r w:rsidRPr="00B72139">
        <w:t>Elección y descripción del algoritmo a implementar</w:t>
      </w:r>
      <w:commentRangeEnd w:id="38"/>
      <w:r w:rsidRPr="00B72139">
        <w:commentReference w:id="38"/>
      </w:r>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77777777" w:rsidR="00686624" w:rsidRPr="00BB524D" w:rsidRDefault="00686624" w:rsidP="007073F5">
      <w:pPr>
        <w:pStyle w:val="Normal1"/>
        <w:jc w:val="center"/>
      </w:pPr>
      <w:bookmarkStart w:id="39" w:name="fig8"/>
      <w:r w:rsidRPr="00EF0D08">
        <w:rPr>
          <w:noProof/>
        </w:rPr>
        <w:drawing>
          <wp:inline distT="0" distB="0" distL="0" distR="0" wp14:anchorId="657E3A5D" wp14:editId="3691EC1C">
            <wp:extent cx="4792890" cy="4591378"/>
            <wp:effectExtent l="0" t="0" r="0" b="0"/>
            <wp:docPr id="1321006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5210" t="3991" r="6020" b="4827"/>
                    <a:stretch/>
                  </pic:blipFill>
                  <pic:spPr bwMode="auto">
                    <a:xfrm>
                      <a:off x="0" y="0"/>
                      <a:ext cx="4793608" cy="4592066"/>
                    </a:xfrm>
                    <a:prstGeom prst="rect">
                      <a:avLst/>
                    </a:prstGeom>
                    <a:noFill/>
                    <a:ln>
                      <a:noFill/>
                    </a:ln>
                    <a:extLst>
                      <a:ext uri="{53640926-AAD7-44D8-BBD7-CCE9431645EC}">
                        <a14:shadowObscured xmlns:a14="http://schemas.microsoft.com/office/drawing/2010/main"/>
                      </a:ext>
                    </a:extLst>
                  </pic:spPr>
                </pic:pic>
              </a:graphicData>
            </a:graphic>
          </wp:inline>
        </w:drawing>
      </w:r>
      <w:bookmarkEnd w:id="39"/>
    </w:p>
    <w:p w14:paraId="434C5D42" w14:textId="77777777" w:rsidR="00686624" w:rsidRPr="00BB524D" w:rsidRDefault="00686624" w:rsidP="00686624">
      <w:pPr>
        <w:pStyle w:val="Descripcin"/>
        <w:jc w:val="center"/>
      </w:pPr>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40"/>
      <w:r w:rsidRPr="00486441">
        <w:t>i se requiere ajustar la frecuencia de corte o la frecuencia de adquisición, los coeficientes pueden ser recalculados utilizando los nuevos parámetros frecuenciales</w:t>
      </w:r>
      <w:commentRangeEnd w:id="40"/>
      <w:r w:rsidRPr="00486441">
        <w:rPr>
          <w:rStyle w:val="Refdecomentario"/>
        </w:rPr>
        <w:commentReference w:id="40"/>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41"/>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41"/>
      <w:r>
        <w:rPr>
          <w:rStyle w:val="Refdecomentario"/>
        </w:rPr>
        <w:commentReference w:id="41"/>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42"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42"/>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43" w:name="ec2"/>
            <w:r w:rsidRPr="00924E07">
              <w:rPr>
                <w:noProof/>
              </w:rPr>
              <w:t>2</w:t>
            </w:r>
            <w:bookmarkEnd w:id="43"/>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44" w:name="ec3"/>
            <w:r w:rsidRPr="00924E07">
              <w:rPr>
                <w:noProof/>
              </w:rPr>
              <w:t>3</w:t>
            </w:r>
            <w:bookmarkEnd w:id="44"/>
            <w:r w:rsidRPr="00924E07">
              <w:rPr>
                <w:noProof/>
              </w:rPr>
              <w:t>)</w:t>
            </w:r>
          </w:p>
        </w:tc>
      </w:tr>
    </w:tbl>
    <w:p w14:paraId="1DD482F4" w14:textId="77777777" w:rsidR="00686624" w:rsidRDefault="00686624" w:rsidP="00686624">
      <w:pPr>
        <w:pStyle w:val="Normal1"/>
      </w:pPr>
    </w:p>
    <w:p w14:paraId="7CB099C3" w14:textId="1C2DF3C8"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45"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45"/>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46"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46"/>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8"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47" w:name="ec4"/>
            <w:r>
              <w:rPr>
                <w:noProof/>
              </w:rPr>
              <w:t>4</w:t>
            </w:r>
            <w:bookmarkEnd w:id="47"/>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48" w:name="ec5"/>
            <w:r>
              <w:rPr>
                <w:noProof/>
              </w:rPr>
              <w:t>5</w:t>
            </w:r>
            <w:bookmarkEnd w:id="48"/>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49"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49"/>
    </w:p>
    <w:p w14:paraId="5D72D477" w14:textId="5746612F"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ins w:id="50" w:author="Rubén Nieto Capuchino" w:date="2024-02-09T18:53:00Z">
        <w:r w:rsidR="009203F7">
          <w:t>.</w:t>
        </w:r>
      </w:ins>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51"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51"/>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52"/>
      <w:commentRangeStart w:id="53"/>
      <w:r>
        <w:t>50 Hz.</w:t>
      </w:r>
      <w:commentRangeEnd w:id="52"/>
      <w:r w:rsidR="00106560">
        <w:rPr>
          <w:rStyle w:val="Refdecomentario"/>
        </w:rPr>
        <w:commentReference w:id="52"/>
      </w:r>
      <w:commentRangeEnd w:id="53"/>
      <w:r w:rsidR="00B72139">
        <w:rPr>
          <w:rStyle w:val="Refdecomentario"/>
        </w:rPr>
        <w:commentReference w:id="53"/>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54"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54"/>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55"/>
      <w:commentRangeEnd w:id="55"/>
      <w:r w:rsidRPr="007073F5">
        <w:commentReference w:id="55"/>
      </w:r>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56"/>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56"/>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56"/>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57"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3B231204" w14:textId="1D7C5070" w:rsidR="00686624" w:rsidRDefault="00686624" w:rsidP="00686624">
      <w:pPr>
        <w:pStyle w:val="Descripcin"/>
        <w:jc w:val="center"/>
      </w:pPr>
      <w:r>
        <w:t>Figura 13: Bloque de procesamiento de señales digitales (DSP) de FPGA de AMD-</w:t>
      </w:r>
      <w:commentRangeStart w:id="58"/>
      <w:r>
        <w:t>Xilinx</w:t>
      </w:r>
      <w:commentRangeEnd w:id="58"/>
      <w:r>
        <w:rPr>
          <w:rStyle w:val="Refdecomentario"/>
          <w:i w:val="0"/>
          <w:iCs w:val="0"/>
          <w:color w:val="auto"/>
        </w:rPr>
        <w:commentReference w:id="58"/>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59"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60"/>
      <w:commentRangeStart w:id="61"/>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2"/>
                    <a:stretch>
                      <a:fillRect/>
                    </a:stretch>
                  </pic:blipFill>
                  <pic:spPr>
                    <a:xfrm>
                      <a:off x="0" y="0"/>
                      <a:ext cx="4195217" cy="1846014"/>
                    </a:xfrm>
                    <a:prstGeom prst="rect">
                      <a:avLst/>
                    </a:prstGeom>
                  </pic:spPr>
                </pic:pic>
              </a:graphicData>
            </a:graphic>
          </wp:inline>
        </w:drawing>
      </w:r>
      <w:bookmarkEnd w:id="59"/>
      <w:commentRangeEnd w:id="60"/>
      <w:r w:rsidR="003239CA">
        <w:rPr>
          <w:rStyle w:val="Refdecomentario"/>
        </w:rPr>
        <w:commentReference w:id="60"/>
      </w:r>
      <w:commentRangeEnd w:id="61"/>
      <w:r w:rsidR="005D00F6">
        <w:rPr>
          <w:rStyle w:val="Refdecomentario"/>
        </w:rPr>
        <w:commentReference w:id="61"/>
      </w:r>
    </w:p>
    <w:p w14:paraId="31888BE5" w14:textId="285C023A" w:rsidR="00686624" w:rsidRDefault="00923C1D" w:rsidP="00923C1D">
      <w:pPr>
        <w:pStyle w:val="Descripcin"/>
        <w:jc w:val="center"/>
        <w:rPr>
          <w:lang w:eastAsia="es-ES"/>
        </w:rPr>
      </w:pPr>
      <w:r>
        <w:t xml:space="preserve">Figura 14: Cuantificación del </w:t>
      </w:r>
      <w:proofErr w:type="spellStart"/>
      <w:r>
        <w:t>datapath</w:t>
      </w:r>
      <w:proofErr w:type="spellEnd"/>
      <w:r>
        <w:t xml:space="preserve"> a través del DSP.</w:t>
      </w:r>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62"/>
      <w:proofErr w:type="spellStart"/>
      <w:r>
        <w:rPr>
          <w:lang w:eastAsia="es-ES"/>
        </w:rPr>
        <w:t>DSPs</w:t>
      </w:r>
      <w:proofErr w:type="spellEnd"/>
      <w:r>
        <w:rPr>
          <w:lang w:eastAsia="es-ES"/>
        </w:rPr>
        <w:t xml:space="preserve"> en cascada</w:t>
      </w:r>
      <w:commentRangeEnd w:id="62"/>
      <w:r>
        <w:rPr>
          <w:rStyle w:val="Refdecomentario"/>
        </w:rPr>
        <w:commentReference w:id="62"/>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63"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3"/>
                    <a:stretch>
                      <a:fillRect/>
                    </a:stretch>
                  </pic:blipFill>
                  <pic:spPr>
                    <a:xfrm>
                      <a:off x="0" y="0"/>
                      <a:ext cx="5608553" cy="1993727"/>
                    </a:xfrm>
                    <a:prstGeom prst="rect">
                      <a:avLst/>
                    </a:prstGeom>
                  </pic:spPr>
                </pic:pic>
              </a:graphicData>
            </a:graphic>
          </wp:inline>
        </w:drawing>
      </w:r>
      <w:bookmarkEnd w:id="63"/>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4">
                      <w14:nvContentPartPr>
                        <w14:cNvContentPartPr/>
                      </w14:nvContentPartPr>
                      <w14:xfrm>
                        <a:off x="0" y="0"/>
                        <a:ext cx="16560" cy="84960"/>
                      </w14:xfrm>
                    </w14:contentPart>
                  </a:graphicData>
                </a:graphic>
              </wp:anchor>
            </w:drawing>
          </mc:Choice>
          <mc:Fallback>
            <w:pict>
              <v:shape w14:anchorId="2AA58C36"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6"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64"/>
      <w:r w:rsidRPr="008E403F">
        <w:rPr>
          <w:lang w:eastAsia="es-ES"/>
        </w:rPr>
        <w:t>50 Hz</w:t>
      </w:r>
      <w:commentRangeEnd w:id="64"/>
      <w:r w:rsidR="00A9320B">
        <w:rPr>
          <w:rStyle w:val="Refdecomentario"/>
        </w:rPr>
        <w:commentReference w:id="64"/>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68D3C43C" w:rsidR="00E709E5" w:rsidRDefault="00686624" w:rsidP="00E709E5">
      <w:pPr>
        <w:pStyle w:val="Normal1"/>
        <w:rPr>
          <w:lang w:eastAsia="es-ES"/>
        </w:rPr>
      </w:pPr>
      <w:r>
        <w:rPr>
          <w:lang w:eastAsia="es-ES"/>
        </w:rPr>
        <w:t>Tras la implementación del filtro, se ha realizado una síntesis de alto nivel sin aplicar optimizaciones. Durante esta etapa, se ha confirmado que la latencia del filtro al utilizar un único DSP está en el rango de los nanosegundos</w:t>
      </w:r>
      <w:r w:rsidR="00E709E5">
        <w:rPr>
          <w:lang w:eastAsia="es-ES"/>
        </w:rPr>
        <w:t xml:space="preserve"> </w:t>
      </w:r>
      <w:r w:rsidR="00E709E5" w:rsidRPr="00B56342">
        <w:rPr>
          <w:lang w:eastAsia="es-ES"/>
        </w:rPr>
        <w:t>(figura 29)</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65"/>
      <w:commentRangeStart w:id="66"/>
      <w:r w:rsidR="00082113" w:rsidRPr="00082113">
        <w:rPr>
          <w:highlight w:val="magenta"/>
          <w:lang w:eastAsia="es-ES"/>
        </w:rPr>
        <w:t xml:space="preserve">No obstante, los resultados muestran que la latencia solo se ha reducido </w:t>
      </w:r>
      <w:r w:rsidR="00E709E5" w:rsidRPr="00082113">
        <w:rPr>
          <w:highlight w:val="magenta"/>
          <w:lang w:eastAsia="es-ES"/>
        </w:rPr>
        <w:t>en un</w:t>
      </w:r>
      <w:r w:rsidR="00E709E5">
        <w:rPr>
          <w:lang w:eastAsia="es-ES"/>
        </w:rPr>
        <w:t xml:space="preserve"> 4% respecto a la síntesis sin directivas de optimización.</w:t>
      </w:r>
    </w:p>
    <w:p w14:paraId="06BC991A" w14:textId="77777777" w:rsidR="00B56342" w:rsidRDefault="00B56342"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commentRangeEnd w:id="65"/>
      <w:r w:rsidR="003F0CF2">
        <w:rPr>
          <w:rStyle w:val="Refdecomentario"/>
        </w:rPr>
        <w:commentReference w:id="65"/>
      </w:r>
      <w:commentRangeEnd w:id="66"/>
      <w:r w:rsidR="00B56342">
        <w:rPr>
          <w:rStyle w:val="Refdecomentario"/>
        </w:rPr>
        <w:commentReference w:id="66"/>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67"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68"/>
            <w:r w:rsidRPr="00757BF5">
              <w:rPr>
                <w:lang w:eastAsia="es-ES"/>
              </w:rPr>
              <w:t>50 Hz (paso bajo</w:t>
            </w:r>
            <w:commentRangeEnd w:id="68"/>
            <w:r w:rsidR="009E7D1A">
              <w:rPr>
                <w:rStyle w:val="Refdecomentario"/>
              </w:rPr>
              <w:commentReference w:id="68"/>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67"/>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69" w:name="_Toc148387573"/>
      <w:r w:rsidRPr="00082113">
        <w:rPr>
          <w:sz w:val="32"/>
          <w:szCs w:val="32"/>
        </w:rPr>
        <w:lastRenderedPageBreak/>
        <w:t>Resultados</w:t>
      </w:r>
      <w:bookmarkEnd w:id="69"/>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70"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70"/>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71"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71"/>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72"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72"/>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73"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74"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74"/>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75"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75"/>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76"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76"/>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77"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78"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78"/>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79"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79"/>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AC59D1">
          <w:headerReference w:type="default" r:id="rId47"/>
          <w:footerReference w:type="default" r:id="rId48"/>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80"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80"/>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81"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81"/>
    </w:p>
    <w:p w14:paraId="4B9638C6" w14:textId="122A0F1C" w:rsidR="00FC5258" w:rsidRDefault="00082113" w:rsidP="00082113">
      <w:pPr>
        <w:pStyle w:val="Descripcin"/>
        <w:jc w:val="center"/>
        <w:sectPr w:rsidR="00FC5258" w:rsidSect="00AC59D1">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AC59D1">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commentRangeStart w:id="82"/>
      <w:r>
        <w:t>Modelo de aproximación en Matlab</w:t>
      </w:r>
      <w:commentRangeEnd w:id="82"/>
      <w:r w:rsidR="00341BF8">
        <w:rPr>
          <w:rStyle w:val="Refdecomentario"/>
          <w:rFonts w:asciiTheme="majorHAnsi" w:eastAsiaTheme="minorHAnsi" w:hAnsiTheme="majorHAnsi" w:cstheme="minorBidi"/>
          <w:color w:val="auto"/>
        </w:rPr>
        <w:commentReference w:id="82"/>
      </w:r>
      <w:r>
        <w:t>.</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83"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83"/>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rPr>
          <w:rFonts w:cstheme="majorHAnsi"/>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255C6FF9" w14:textId="77777777" w:rsidR="00487453" w:rsidRDefault="00487453" w:rsidP="00487453">
      <w:pPr>
        <w:pStyle w:val="subt2"/>
        <w:sectPr w:rsidR="00487453" w:rsidSect="00AC59D1">
          <w:type w:val="continuous"/>
          <w:pgSz w:w="11906" w:h="16838"/>
          <w:pgMar w:top="238" w:right="1418" w:bottom="1418" w:left="1418" w:header="709" w:footer="709" w:gutter="0"/>
          <w:pgNumType w:start="0"/>
          <w:cols w:space="708"/>
          <w:titlePg/>
          <w:docGrid w:linePitch="360"/>
        </w:sectPr>
      </w:pPr>
      <w:r>
        <w:lastRenderedPageBreak/>
        <w:t>Implementación final del filtro FIR en HLS</w:t>
      </w:r>
    </w:p>
    <w:p w14:paraId="66407773" w14:textId="77777777" w:rsidR="00487453" w:rsidRDefault="00487453" w:rsidP="00487453">
      <w:pPr>
        <w:pStyle w:val="Normal1"/>
      </w:pPr>
      <w:r>
        <w:t xml:space="preserve">Los coeficientes calculados por la función fir1() se han exportado a un fichero </w:t>
      </w:r>
      <w:proofErr w:type="spellStart"/>
      <w:r w:rsidRPr="008A558A">
        <w:rPr>
          <w:rFonts w:ascii="Consolas" w:hAnsi="Consolas" w:cstheme="minorHAnsi"/>
        </w:rPr>
        <w:t>config.h</w:t>
      </w:r>
      <w:proofErr w:type="spellEnd"/>
      <w:r>
        <w:t xml:space="preserve"> de C++ para instanciarlos en el código del filtro. En el mismo fichero, a partir de la librería “</w:t>
      </w:r>
      <w:proofErr w:type="spellStart"/>
      <w:r w:rsidRPr="008A558A">
        <w:rPr>
          <w:rFonts w:ascii="Consolas" w:hAnsi="Consolas" w:cstheme="minorHAnsi"/>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84"/>
      <w:proofErr w:type="spellStart"/>
      <w:r w:rsidRPr="008A558A">
        <w:rPr>
          <w:rFonts w:ascii="Consolas" w:hAnsi="Consolas" w:cstheme="minorHAnsi"/>
        </w:rPr>
        <w:t>FIR_filter</w:t>
      </w:r>
      <w:commentRangeEnd w:id="84"/>
      <w:proofErr w:type="spellEnd"/>
      <w:r w:rsidR="00DE49F6" w:rsidRPr="008A558A">
        <w:rPr>
          <w:rFonts w:ascii="Consolas" w:hAnsi="Consolas" w:cstheme="minorHAnsi"/>
        </w:rPr>
        <w:commentReference w:id="84"/>
      </w:r>
      <w:r w:rsidRPr="008A558A">
        <w:t>,</w:t>
      </w:r>
      <w:r>
        <w:t xml:space="preserve"> que está declarada en el archivo de encabezado </w:t>
      </w:r>
      <w:proofErr w:type="spellStart"/>
      <w:r w:rsidRPr="008A558A">
        <w:rPr>
          <w:rFonts w:ascii="Consolas" w:hAnsi="Consolas" w:cstheme="minorHAnsi"/>
        </w:rP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8A558A">
        <w:rPr>
          <w:rFonts w:ascii="Consolas" w:hAnsi="Consolas" w:cstheme="minorHAnsi"/>
          <w:i/>
          <w:iCs/>
        </w:rPr>
        <w:t>FIR_filter</w:t>
      </w:r>
      <w:proofErr w:type="spellEnd"/>
      <w:r w:rsidRPr="00FF7C68">
        <w:t xml:space="preserve"> con datos reales obtenidos de la base de datos</w:t>
      </w:r>
      <w:r>
        <w:t xml:space="preserve"> [</w:t>
      </w:r>
      <w:hyperlink w:anchor="_Anexos." w:history="1">
        <w:r w:rsidRPr="008A558A">
          <w:rPr>
            <w:rStyle w:val="Hipervnculo"/>
            <w:color w:val="auto"/>
            <w:u w:val="none"/>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6C1CF1BE" w:rsidR="00487453" w:rsidDel="0079461E" w:rsidRDefault="00487453" w:rsidP="00487453">
      <w:pPr>
        <w:pStyle w:val="Normal1"/>
        <w:rPr>
          <w:del w:id="85" w:author="alex lopez" w:date="2024-02-20T00:07:00Z"/>
        </w:rPr>
      </w:pPr>
    </w:p>
    <w:p w14:paraId="64912F40" w14:textId="77777777" w:rsidR="00487453" w:rsidRDefault="00487453" w:rsidP="00487453">
      <w:pPr>
        <w:pStyle w:val="Normal1"/>
        <w:rPr>
          <w:noProof/>
        </w:rPr>
      </w:pPr>
      <w:r>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r>
        <w:t>Resultados de la síntesis y verificación del filtro FIR en HLS</w:t>
      </w:r>
    </w:p>
    <w:p w14:paraId="14318F77" w14:textId="57ECDEB1" w:rsidR="00487453" w:rsidRPr="0016773A" w:rsidRDefault="00487453" w:rsidP="00487453">
      <w:pPr>
        <w:pStyle w:val="subt2"/>
        <w:rPr>
          <w:rFonts w:asciiTheme="majorHAnsi" w:eastAsiaTheme="minorHAnsi" w:hAnsiTheme="majorHAnsi" w:cstheme="minorBidi"/>
          <w:color w:val="auto"/>
          <w:sz w:val="22"/>
          <w:szCs w:val="22"/>
        </w:rPr>
        <w:sectPr w:rsidR="00487453" w:rsidRPr="0016773A" w:rsidSect="00AC59D1">
          <w:type w:val="continuous"/>
          <w:pgSz w:w="11906" w:h="16838"/>
          <w:pgMar w:top="238" w:right="1418" w:bottom="1418" w:left="1418" w:header="709" w:footer="709" w:gutter="0"/>
          <w:pgNumType w:start="0"/>
          <w:cols w:space="708"/>
          <w:titlePg/>
          <w:docGrid w:linePitch="360"/>
        </w:sectPr>
      </w:pPr>
      <w:r>
        <w:rPr>
          <w:rFonts w:asciiTheme="majorHAnsi" w:eastAsiaTheme="minorHAnsi" w:hAnsiTheme="majorHAnsi" w:cstheme="minorBidi"/>
          <w:color w:val="auto"/>
          <w:sz w:val="22"/>
          <w:szCs w:val="22"/>
        </w:rP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6CF688E3"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que la latencia estimada ya </w:t>
      </w:r>
      <w:r w:rsidR="00713476">
        <w:rPr>
          <w:noProof/>
        </w:rPr>
        <w:t xml:space="preserve">es bastante menor que los 125 </w:t>
      </w:r>
      <w:r w:rsidR="00D54EA0">
        <w:rPr>
          <w:rFonts w:cstheme="majorHAnsi"/>
          <w:noProof/>
        </w:rPr>
        <w:t>µ</w:t>
      </w:r>
      <w:r w:rsidR="00713476">
        <w:rPr>
          <w:noProof/>
        </w:rPr>
        <w:t>s dados por la ecuación (6).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disponibles en la FPGA. Por otra parte, la memoria BRAM que aparece se utiliza para almacenar los coeficientes constantes del filtro.</w:t>
      </w:r>
    </w:p>
    <w:p w14:paraId="0C62702F" w14:textId="77777777" w:rsidR="001662B8" w:rsidRPr="001662B8" w:rsidRDefault="001662B8" w:rsidP="001662B8">
      <w:pPr>
        <w:pStyle w:val="Normal1"/>
        <w:rPr>
          <w:noProof/>
        </w:rPr>
      </w:pPr>
    </w:p>
    <w:p w14:paraId="6565A3A6" w14:textId="5332C05C" w:rsidR="0079461E" w:rsidRDefault="0079461E" w:rsidP="0079461E">
      <w:pPr>
        <w:pStyle w:val="Descripcin"/>
        <w:jc w:val="center"/>
      </w:pPr>
      <w:r>
        <w:t>Tabla 5</w:t>
      </w:r>
      <w:r>
        <w:t>: Resultados de área y latencia de la síntesis sin directivas.</w:t>
      </w:r>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1,41E+03</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tbl>
    <w:p w14:paraId="33B3B2FE" w14:textId="77777777" w:rsidR="0079461E" w:rsidRDefault="0079461E" w:rsidP="00713476">
      <w:pPr>
        <w:pStyle w:val="Descripcin"/>
        <w:jc w:val="center"/>
      </w:pPr>
    </w:p>
    <w:p w14:paraId="606699E3" w14:textId="3500BB2A"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se ha observado una reducción en </w:t>
      </w:r>
      <w:r w:rsidR="00C8174F">
        <w:t>el periodo de reloj mínimo estimado</w:t>
      </w:r>
      <w:r w:rsidR="00B57BCA">
        <w:t xml:space="preserve">, aproximadamente del </w:t>
      </w:r>
      <w:r w:rsidR="00C8174F">
        <w:t>21,35</w:t>
      </w:r>
      <w:r w:rsidR="00B57BCA">
        <w:t>%</w:t>
      </w:r>
      <w:r w:rsidR="00C8174F">
        <w:t xml:space="preserve"> respecto a la estimación de la primera síntesis.</w:t>
      </w:r>
    </w:p>
    <w:p w14:paraId="31F35B7C" w14:textId="77777777" w:rsidR="008A558A" w:rsidRDefault="008A558A" w:rsidP="00B57BCA">
      <w:pPr>
        <w:pStyle w:val="Normal1"/>
      </w:pPr>
    </w:p>
    <w:p w14:paraId="0E3E0C75" w14:textId="202B6C6F" w:rsidR="00B57BCA" w:rsidRDefault="00B57BCA" w:rsidP="00B57BCA">
      <w:pPr>
        <w:pStyle w:val="Normal1"/>
      </w:pPr>
      <w:r>
        <w:t xml:space="preserve">El </w:t>
      </w:r>
      <w:proofErr w:type="spellStart"/>
      <w:r w:rsidRPr="00B57BCA">
        <w:rPr>
          <w:i/>
          <w:iCs/>
        </w:rPr>
        <w:t>unroll</w:t>
      </w:r>
      <w:proofErr w:type="spellEnd"/>
      <w:r>
        <w:t xml:space="preserve"> </w:t>
      </w:r>
      <w:r w:rsidR="0063308A">
        <w:t>de factor 4</w:t>
      </w:r>
      <w:r>
        <w:t xml:space="preserve"> del registro de desplazamiento implica la transformación del bucle principal en </w:t>
      </w:r>
      <w:r w:rsidR="0063308A">
        <w:t xml:space="preserve">4 </w:t>
      </w:r>
      <w:r>
        <w:t xml:space="preserve">múltiples bucles similares, pero de menor longitud. Estos bucles, al operar en paralelo, ejecutan la misma función que el bucle original, pero con la ventaja de reducir la latencia total al paralelizar bucles de menos iteraciones.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6AE9EB4A" w:rsidR="00B57BCA" w:rsidRDefault="0063308A" w:rsidP="00B57BCA">
      <w:pPr>
        <w:pStyle w:val="Normal1"/>
      </w:pPr>
      <w:r>
        <w:t>Se</w:t>
      </w:r>
      <w:r w:rsidR="0016773A">
        <w:t xml:space="preserve"> observa en la </w:t>
      </w:r>
      <w:r w:rsidR="004E052E">
        <w:t xml:space="preserve">tabla 6 </w:t>
      </w:r>
      <w:r w:rsidR="00C8174F">
        <w:t xml:space="preserve">que, como consecuencia de haber desenrollado el registro de desplazamiento, este se implementa a partir de </w:t>
      </w:r>
      <w:proofErr w:type="spellStart"/>
      <w:r w:rsidR="00C8174F">
        <w:t>Flip-Flops</w:t>
      </w:r>
      <w:proofErr w:type="spellEnd"/>
      <w:r w:rsidR="00C8174F">
        <w:t xml:space="preserve"> en lugar de hacer uso de un bloque de memoria RAM (BRAM); es por eso </w:t>
      </w:r>
      <w:proofErr w:type="gramStart"/>
      <w:r w:rsidR="00C8174F">
        <w:t>que</w:t>
      </w:r>
      <w:proofErr w:type="gramEnd"/>
      <w:r w:rsidR="00C8174F">
        <w:t xml:space="preserve"> el </w:t>
      </w:r>
      <w:proofErr w:type="spellStart"/>
      <w:r w:rsidR="00C8174F">
        <w:t>consumode</w:t>
      </w:r>
      <w:proofErr w:type="spellEnd"/>
      <w:r w:rsidR="00C8174F">
        <w:t xml:space="preserve"> FF respecto a los resultados de síntesis de la tabla 5 han aumentado considerablemente.</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080AD366" w:rsidR="00487453" w:rsidRDefault="00C8174F" w:rsidP="00B57BCA">
      <w:pPr>
        <w:pStyle w:val="Descripcin"/>
      </w:pPr>
      <w:r>
        <w:t>Tabla 6</w:t>
      </w:r>
      <w:r w:rsidR="00B57BCA">
        <w:t>: Resultados de la síntesis tras aplicar UNROLL y ARRAY_PARTITION al registro de desplazamiento.</w:t>
      </w:r>
    </w:p>
    <w:p w14:paraId="5C0A5E8A" w14:textId="1745CE8A" w:rsidR="0016773A" w:rsidRDefault="0016773A">
      <w:pPr>
        <w:spacing w:after="160" w:line="259" w:lineRule="auto"/>
        <w:jc w:val="left"/>
        <w:rPr>
          <w:rFonts w:asciiTheme="majorHAnsi" w:hAnsiTheme="majorHAnsi"/>
        </w:rPr>
      </w:pPr>
      <w:r>
        <w:br w:type="page"/>
      </w:r>
    </w:p>
    <w:p w14:paraId="5379C635" w14:textId="4A6BD4E6"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 caso, ni la partición de los coeficientes ni el desenrollamiento del bucle es completo, ya que, al tratarse de operaciones de sumas y multiplicaciones, una paralelización completa implicaría un consumo elevado de recursos, incluidos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r w:rsidR="001F44B0">
        <w:t xml:space="preserve"> (Figura 31).</w:t>
      </w:r>
    </w:p>
    <w:p w14:paraId="2890A558" w14:textId="30E122EE" w:rsidR="0075273E" w:rsidRDefault="0075273E" w:rsidP="00C8174F">
      <w:pPr>
        <w:pStyle w:val="Normal1"/>
        <w:keepNext/>
      </w:pPr>
    </w:p>
    <w:p w14:paraId="01B5BCEB" w14:textId="5E851F90" w:rsidR="0075273E" w:rsidRDefault="00C8174F" w:rsidP="0075273E">
      <w:pPr>
        <w:pStyle w:val="Descripcin"/>
        <w:jc w:val="center"/>
      </w:pPr>
      <w:r>
        <w:t>Tabla 7</w:t>
      </w:r>
      <w:r w:rsidR="0075273E">
        <w:t>: Resultados de la síntesis con todas las optimizaciones aplicadas en cada parte del código.</w:t>
      </w:r>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5FCDDDF2" w14:textId="77777777" w:rsidR="00C8174F" w:rsidRPr="00C8174F" w:rsidRDefault="00C8174F" w:rsidP="00C8174F"/>
    <w:p w14:paraId="68749792" w14:textId="6958A489" w:rsidR="0075273E" w:rsidRPr="00E82357" w:rsidRDefault="0075273E" w:rsidP="0075273E">
      <w:pPr>
        <w:pStyle w:val="Normal1"/>
        <w:rPr>
          <w:color w:val="FF0000"/>
        </w:rPr>
      </w:pPr>
      <w:r w:rsidRPr="00E82357">
        <w:rPr>
          <w:color w:val="FF0000"/>
        </w:rPr>
        <w:t>Llama la atención que, tras aplicar estas directivas, la latencia ha aumentado en lugar de reducirse</w:t>
      </w:r>
      <w:r w:rsidR="008A558A" w:rsidRPr="00E82357">
        <w:rPr>
          <w:color w:val="FF0000"/>
        </w:rPr>
        <w:t xml:space="preserve">; </w:t>
      </w:r>
      <w:r w:rsidRPr="00E82357">
        <w:rPr>
          <w:color w:val="FF0000"/>
        </w:rPr>
        <w:t>es</w:t>
      </w:r>
      <w:r w:rsidR="008A558A" w:rsidRPr="00E82357">
        <w:rPr>
          <w:color w:val="FF0000"/>
        </w:rPr>
        <w:t xml:space="preserve">to </w:t>
      </w:r>
      <w:r w:rsidRPr="00E82357">
        <w:rPr>
          <w:color w:val="FF0000"/>
        </w:rPr>
        <w:t xml:space="preserve"> </w:t>
      </w:r>
      <w:r w:rsidR="008A558A" w:rsidRPr="00E82357">
        <w:rPr>
          <w:color w:val="FF0000"/>
        </w:rPr>
        <w:t>es debido a</w:t>
      </w:r>
      <w:r w:rsidRPr="00E82357">
        <w:rPr>
          <w:color w:val="FF0000"/>
        </w:rPr>
        <w:t xml:space="preserve"> </w:t>
      </w:r>
      <w:r w:rsidR="008A558A" w:rsidRPr="00E82357">
        <w:rPr>
          <w:color w:val="FF0000"/>
        </w:rPr>
        <w:t>la segmentación</w:t>
      </w:r>
      <w:r w:rsidRPr="00E82357">
        <w:rPr>
          <w:color w:val="FF0000"/>
        </w:rPr>
        <w:t xml:space="preserve"> </w:t>
      </w:r>
      <w:r w:rsidR="008A558A" w:rsidRPr="00E82357">
        <w:rPr>
          <w:color w:val="FF0000"/>
        </w:rPr>
        <w:t xml:space="preserve">completa </w:t>
      </w:r>
      <w:r w:rsidRPr="00E82357">
        <w:rPr>
          <w:color w:val="FF0000"/>
        </w:rPr>
        <w:t>del registro de desplazamiento</w:t>
      </w:r>
      <w:r w:rsidR="008A558A" w:rsidRPr="00E82357">
        <w:rPr>
          <w:color w:val="FF0000"/>
        </w:rPr>
        <w:t xml:space="preserve"> por la directiva de </w:t>
      </w:r>
      <w:r w:rsidR="008A558A" w:rsidRPr="00E82357">
        <w:rPr>
          <w:rFonts w:ascii="Consolas" w:hAnsi="Consolas"/>
          <w:color w:val="FF0000"/>
        </w:rPr>
        <w:t xml:space="preserve">ARRAY_PARTITION </w:t>
      </w:r>
      <w:r w:rsidRPr="00E82357">
        <w:rPr>
          <w:color w:val="FF0000"/>
        </w:rPr>
        <w:t xml:space="preserve">(para optimizar el bucle de desplazamiento), un </w:t>
      </w:r>
      <w:proofErr w:type="spellStart"/>
      <w:r w:rsidRPr="00E82357">
        <w:rPr>
          <w:color w:val="FF0000"/>
        </w:rPr>
        <w:t>unroll</w:t>
      </w:r>
      <w:proofErr w:type="spellEnd"/>
      <w:r w:rsidRPr="00E82357">
        <w:rPr>
          <w:color w:val="FF0000"/>
        </w:rPr>
        <w:t xml:space="preserve"> de factor 4 en el bucle de acumulación no sea eficaz a la hora de leer los datos del registro, ya que al estar todos los elementos en memorias distintas se pierde la posibilidad de efectuar accesos en ráfaga; en lugar de eso, se deben realizar accesos individuales a cada dirección física a través de interfaces de memoria independientes o de buses compartidos.</w:t>
      </w:r>
    </w:p>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1EF00E92" w14:textId="77777777" w:rsidR="001F44B0" w:rsidRDefault="001F44B0" w:rsidP="001F44B0">
      <w:pPr>
        <w:pStyle w:val="Normal1"/>
      </w:pPr>
    </w:p>
    <w:p w14:paraId="62CC5BD7" w14:textId="0EAC2679" w:rsidR="00960F96" w:rsidRDefault="00960F96" w:rsidP="001F44B0">
      <w:pPr>
        <w:pStyle w:val="Normal1"/>
        <w:rPr>
          <w:color w:val="FF0000"/>
        </w:rPr>
      </w:pPr>
      <w:r w:rsidRPr="00960F96">
        <w:rPr>
          <w:color w:val="FF0000"/>
        </w:rPr>
        <w:lastRenderedPageBreak/>
        <w:t>[</w:t>
      </w:r>
      <w:r>
        <w:rPr>
          <w:color w:val="FF0000"/>
        </w:rPr>
        <w:t xml:space="preserve">AQUÍ VAMOS A AÑADIR </w:t>
      </w:r>
      <w:r w:rsidR="00CE42C8">
        <w:rPr>
          <w:color w:val="FF0000"/>
        </w:rPr>
        <w:t xml:space="preserve">DOS COSAS: 1. EXPLICAR BREVEMENTE LA S CARACTERÍSTICAS DE </w:t>
      </w:r>
      <w:r w:rsidR="003C0396">
        <w:rPr>
          <w:color w:val="FF0000"/>
        </w:rPr>
        <w:t>TRANSFERENCIA DE LOS DATOS DE LOS CANALES POR EL SPI. 2. ESTO HACE QUE SE TENGA QUE MODIFICAR LIGERAMENTE EL DISEÑO,</w:t>
      </w:r>
      <w:r w:rsidR="00446E32">
        <w:rPr>
          <w:color w:val="FF0000"/>
        </w:rPr>
        <w:t xml:space="preserve"> Y COMENTAS BREVEMENTE LOS CAMBIOS QUE SE APLICAN.]</w:t>
      </w:r>
    </w:p>
    <w:p w14:paraId="7F9CB133" w14:textId="77777777" w:rsidR="00446E32" w:rsidRDefault="00446E32" w:rsidP="001F44B0">
      <w:pPr>
        <w:pStyle w:val="Normal1"/>
        <w:rPr>
          <w:color w:val="FF0000"/>
        </w:rPr>
      </w:pPr>
    </w:p>
    <w:p w14:paraId="728EDAD9" w14:textId="1621C39A" w:rsidR="00446E32" w:rsidRDefault="00446E32" w:rsidP="001F44B0">
      <w:pPr>
        <w:pStyle w:val="Normal1"/>
        <w:rPr>
          <w:color w:val="FF0000"/>
        </w:rPr>
      </w:pPr>
      <w:r>
        <w:rPr>
          <w:color w:val="FF0000"/>
        </w:rPr>
        <w:t xml:space="preserve">[A CONTINUACIÓN, </w:t>
      </w:r>
      <w:r w:rsidR="000703CC">
        <w:rPr>
          <w:color w:val="FF0000"/>
        </w:rPr>
        <w:t>EXPLICARÍA EL DISEÑO GLOBAL DE LA ARQUITECTURA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A17A03F" w14:textId="0B4CA14A" w:rsidR="003765BA" w:rsidRPr="00960F96" w:rsidRDefault="003765BA" w:rsidP="001F44B0">
      <w:pPr>
        <w:pStyle w:val="Normal1"/>
        <w:rPr>
          <w:color w:val="FF0000"/>
        </w:rPr>
      </w:pPr>
      <w:r>
        <w:rPr>
          <w:color w:val="FF0000"/>
        </w:rPr>
        <w:t xml:space="preserve">[POR OTRO LADO, LOS CÓDIGOS LOS PUEDES </w:t>
      </w:r>
      <w:r w:rsidR="006B1A07">
        <w:rPr>
          <w:color w:val="FF0000"/>
        </w:rPr>
        <w:t>SUBIR A GITHUB Y DECIR QUE SE ENCUENTRAN LAS FUENTES TAMBIÉN EN GITHUB]</w:t>
      </w:r>
    </w:p>
    <w:p w14:paraId="073E1407" w14:textId="77777777" w:rsidR="008A558A" w:rsidRDefault="008A558A">
      <w:pPr>
        <w:spacing w:after="160" w:line="259" w:lineRule="auto"/>
        <w:jc w:val="left"/>
        <w:rPr>
          <w:rFonts w:eastAsiaTheme="majorEastAsia" w:cs="Times New Roman"/>
          <w:color w:val="000000" w:themeColor="text1"/>
          <w:sz w:val="32"/>
          <w:szCs w:val="32"/>
        </w:rPr>
      </w:pPr>
      <w:bookmarkStart w:id="86" w:name="_Toc148387574"/>
      <w:r>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r w:rsidRPr="00082113">
        <w:rPr>
          <w:sz w:val="32"/>
          <w:szCs w:val="32"/>
        </w:rPr>
        <w:lastRenderedPageBreak/>
        <w:t>Conclusiones</w:t>
      </w:r>
      <w:bookmarkEnd w:id="86"/>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Este trabajo se ha enfocado en la implementación del </w:t>
      </w:r>
      <w:proofErr w:type="spellStart"/>
      <w:r w:rsidRPr="005A3EAB">
        <w:rPr>
          <w:rFonts w:asciiTheme="majorHAnsi" w:hAnsiTheme="majorHAnsi"/>
        </w:rPr>
        <w:t>pre-procesamiento</w:t>
      </w:r>
      <w:proofErr w:type="spellEnd"/>
      <w:r w:rsidRPr="005A3EAB">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Concretamente, se ha desarrollado un filtro digital de respuesta al impulso finita (FIR) debido al control preciso que ofrece sobre la frecuencia de corte en comparación con técnicas como la </w:t>
      </w:r>
      <w:proofErr w:type="gramStart"/>
      <w:r w:rsidRPr="005A3EAB">
        <w:rPr>
          <w:rFonts w:asciiTheme="majorHAnsi" w:hAnsiTheme="majorHAnsi"/>
        </w:rPr>
        <w:t>media móvil y la RMS móvil</w:t>
      </w:r>
      <w:proofErr w:type="gramEnd"/>
      <w:r w:rsidRPr="005A3EAB">
        <w:rPr>
          <w:rFonts w:asciiTheme="majorHAnsi" w:hAnsiTheme="majorHAnsi"/>
        </w:rPr>
        <w:t>. Además, los filtros FIR son más versátiles y reutilizables que un filtro IIR, ya que permite ajustar sus parámetros para adaptarse a diversas necesidades sin comprometer su estabilidad.</w:t>
      </w:r>
    </w:p>
    <w:p w14:paraId="6D2E22C0"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EMG, y comparando los resultados con los de la base de datos, se ha concluido que el que mejor comportamiento tiene es un filtro FIR utilizando una ventana de </w:t>
      </w:r>
      <w:proofErr w:type="spellStart"/>
      <w:r w:rsidRPr="005A3EAB">
        <w:rPr>
          <w:rFonts w:asciiTheme="majorHAnsi" w:hAnsiTheme="majorHAnsi"/>
        </w:rPr>
        <w:t>Hamming</w:t>
      </w:r>
      <w:proofErr w:type="spellEnd"/>
      <w:r w:rsidRPr="005A3EAB">
        <w:rPr>
          <w:rFonts w:asciiTheme="majorHAnsi" w:hAnsiTheme="majorHAnsi"/>
        </w:rPr>
        <w:t xml:space="preserve">, comparado con otro tipo de ventanas como Kaiser y </w:t>
      </w:r>
      <w:proofErr w:type="spellStart"/>
      <w:r w:rsidRPr="005A3EAB">
        <w:rPr>
          <w:rFonts w:asciiTheme="majorHAnsi" w:hAnsiTheme="majorHAnsi"/>
        </w:rPr>
        <w:t>Blackman</w:t>
      </w:r>
      <w:proofErr w:type="spellEnd"/>
      <w:r w:rsidRPr="005A3EAB">
        <w:rPr>
          <w:rFonts w:asciiTheme="majorHAnsi" w:hAnsiTheme="majorHAnsi"/>
        </w:rPr>
        <w:t>.</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w:t>
      </w:r>
      <w:proofErr w:type="gramStart"/>
      <w:r w:rsidRPr="005A3EAB">
        <w:rPr>
          <w:rFonts w:asciiTheme="majorHAnsi" w:hAnsiTheme="majorHAnsi"/>
        </w:rPr>
        <w:t>el test</w:t>
      </w:r>
      <w:proofErr w:type="gramEnd"/>
      <w:r w:rsidRPr="005A3EAB">
        <w:rPr>
          <w:rFonts w:asciiTheme="majorHAnsi" w:hAnsiTheme="majorHAnsi"/>
        </w:rPr>
        <w:t xml:space="preserve">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La síntesis con directivas de usuario de </w:t>
      </w:r>
      <w:proofErr w:type="spellStart"/>
      <w:r w:rsidRPr="005A3EAB">
        <w:rPr>
          <w:rFonts w:asciiTheme="majorHAnsi" w:hAnsiTheme="majorHAnsi"/>
        </w:rPr>
        <w:t>Vitis</w:t>
      </w:r>
      <w:proofErr w:type="spellEnd"/>
      <w:r w:rsidRPr="005A3EAB">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 xml:space="preserve">Por último, la integración del diseño con el resto del sistema supone un pequeño cambio en la arquitectura, para adaptarlo con el formato de entrada de datos. Las pruebas realizadas con el conjunto muestran que el diseño </w:t>
      </w:r>
      <w:proofErr w:type="spellStart"/>
      <w:r w:rsidRPr="005A3EAB">
        <w:rPr>
          <w:rFonts w:asciiTheme="majorHAnsi" w:hAnsiTheme="majorHAnsi"/>
        </w:rPr>
        <w:t>adel</w:t>
      </w:r>
      <w:proofErr w:type="spellEnd"/>
      <w:r w:rsidRPr="005A3EAB">
        <w:rPr>
          <w:rFonts w:asciiTheme="majorHAnsi" w:hAnsiTheme="majorHAnsi"/>
        </w:rPr>
        <w:t xml:space="preserve">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lastRenderedPageBreak/>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w:t>
      </w:r>
      <w:r w:rsidR="000A720C">
        <w:rPr>
          <w:rFonts w:asciiTheme="majorHAnsi" w:hAnsiTheme="majorHAnsi"/>
        </w:rPr>
        <w:t xml:space="preserve">se ha adquirido una mayor comprensión </w:t>
      </w:r>
      <w:r w:rsidR="000A720C">
        <w:rPr>
          <w:rFonts w:asciiTheme="majorHAnsi" w:hAnsiTheme="majorHAnsi"/>
        </w:rPr>
        <w:t>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bookmarkStart w:id="87" w:name="_Toc148387575"/>
      <w:bookmarkStart w:id="88" w:name="biblio"/>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r w:rsidRPr="00082113">
        <w:rPr>
          <w:sz w:val="32"/>
          <w:szCs w:val="32"/>
        </w:rPr>
        <w:lastRenderedPageBreak/>
        <w:t>Bibliografía</w:t>
      </w:r>
      <w:bookmarkEnd w:id="87"/>
    </w:p>
    <w:bookmarkEnd w:id="88"/>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2"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3"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4"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5"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6"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7"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58"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59"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w:t>
      </w:r>
      <w:proofErr w:type="spellStart"/>
      <w:r>
        <w:t>Programming</w:t>
      </w:r>
      <w:proofErr w:type="spellEnd"/>
      <w:r>
        <w:t xml:space="preserve">. [en línea], [sin fecha]. [consulta: 20 marzo 2023]. Disponible en: </w:t>
      </w:r>
      <w:hyperlink r:id="rId60"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1"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2"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89" w:name="_Anexos."/>
      <w:bookmarkStart w:id="90" w:name="_Toc148387577"/>
      <w:bookmarkEnd w:id="89"/>
      <w:r w:rsidRPr="00287325">
        <w:rPr>
          <w:rFonts w:cs="Times New Roman"/>
        </w:rPr>
        <w:lastRenderedPageBreak/>
        <w:t>Anexos.</w:t>
      </w:r>
      <w:bookmarkEnd w:id="90"/>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51600065" w:rsidR="00414D6F" w:rsidRPr="00414D6F" w:rsidRDefault="00414D6F" w:rsidP="008F4B85">
      <w:pPr>
        <w:pStyle w:val="Sinespaciado"/>
      </w:pPr>
    </w:p>
    <w:sectPr w:rsidR="00414D6F" w:rsidRPr="00414D6F" w:rsidSect="00AC59D1">
      <w:headerReference w:type="default" r:id="rId63"/>
      <w:footerReference w:type="default" r:id="rId64"/>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14"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16"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22"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25"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26"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28"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29"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30"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33"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34"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35"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38"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40"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41"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52"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53"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55"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56"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58"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60"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61"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62"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64"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65"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66"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68"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82"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84"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61C7C" w14:textId="77777777" w:rsidR="00AC59D1" w:rsidRDefault="00AC59D1" w:rsidP="008E0049">
      <w:pPr>
        <w:spacing w:line="240" w:lineRule="auto"/>
      </w:pPr>
      <w:r>
        <w:separator/>
      </w:r>
    </w:p>
  </w:endnote>
  <w:endnote w:type="continuationSeparator" w:id="0">
    <w:p w14:paraId="7F497B67" w14:textId="77777777" w:rsidR="00AC59D1" w:rsidRDefault="00AC59D1"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8473E" w14:textId="77777777" w:rsidR="00AC59D1" w:rsidRDefault="00AC59D1" w:rsidP="008E0049">
      <w:pPr>
        <w:spacing w:line="240" w:lineRule="auto"/>
      </w:pPr>
      <w:r>
        <w:separator/>
      </w:r>
    </w:p>
  </w:footnote>
  <w:footnote w:type="continuationSeparator" w:id="0">
    <w:p w14:paraId="1E8E0182" w14:textId="77777777" w:rsidR="00AC59D1" w:rsidRDefault="00AC59D1"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703AA136" w:rsidR="00423196" w:rsidRDefault="005A5EBB" w:rsidP="00423196">
    <w:pPr>
      <w:pStyle w:val="Encabezado"/>
    </w:pPr>
    <w:r w:rsidRPr="006340CB">
      <w:rPr>
        <w:noProof/>
      </w:rPr>
      <w:drawing>
        <wp:anchor distT="0" distB="0" distL="114300" distR="114300" simplePos="0" relativeHeight="251659264" behindDoc="0" locked="0" layoutInCell="1" allowOverlap="1" wp14:anchorId="02EFA919" wp14:editId="71516AAC">
          <wp:simplePos x="0" y="0"/>
          <wp:positionH relativeFrom="margin">
            <wp:posOffset>35235</wp:posOffset>
          </wp:positionH>
          <wp:positionV relativeFrom="margin">
            <wp:posOffset>-1117216</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6171" cy="564651"/>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5A5EBB">
      <w:trPr>
        <w:trHeight w:val="284"/>
      </w:trPr>
      <w:tc>
        <w:tcPr>
          <w:tcW w:w="5529" w:type="dxa"/>
          <w:vAlign w:val="center"/>
        </w:tcPr>
        <w:p w14:paraId="6313A230" w14:textId="42D56445"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524CB115" w14:textId="2C544FFD" w:rsidR="002506A2" w:rsidRPr="00237B9A" w:rsidRDefault="002506A2" w:rsidP="005A5EBB">
    <w:pPr>
      <w:pStyle w:val="Encabezado"/>
    </w:pPr>
  </w:p>
  <w:p w14:paraId="5E51786A" w14:textId="77777777" w:rsidR="004E4BF3" w:rsidRDefault="004E4BF3"/>
  <w:p w14:paraId="0E17E0B1" w14:textId="77777777" w:rsidR="004E4BF3" w:rsidRDefault="004E4BF3"/>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pt;height:10.5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5285"/>
    <w:rsid w:val="000D3E0A"/>
    <w:rsid w:val="000D754D"/>
    <w:rsid w:val="000E1112"/>
    <w:rsid w:val="000E15ED"/>
    <w:rsid w:val="000E17D4"/>
    <w:rsid w:val="000E32AE"/>
    <w:rsid w:val="000E392E"/>
    <w:rsid w:val="000F0634"/>
    <w:rsid w:val="000F68D4"/>
    <w:rsid w:val="001015FC"/>
    <w:rsid w:val="00106560"/>
    <w:rsid w:val="00107EE7"/>
    <w:rsid w:val="00110909"/>
    <w:rsid w:val="00116B18"/>
    <w:rsid w:val="00124D8A"/>
    <w:rsid w:val="0012517B"/>
    <w:rsid w:val="00125AAB"/>
    <w:rsid w:val="00136AEC"/>
    <w:rsid w:val="0014097B"/>
    <w:rsid w:val="00141D7C"/>
    <w:rsid w:val="00147BC7"/>
    <w:rsid w:val="0015306B"/>
    <w:rsid w:val="001559AF"/>
    <w:rsid w:val="00157B51"/>
    <w:rsid w:val="001644ED"/>
    <w:rsid w:val="001662B8"/>
    <w:rsid w:val="0016773A"/>
    <w:rsid w:val="00171222"/>
    <w:rsid w:val="00173A32"/>
    <w:rsid w:val="00173BA2"/>
    <w:rsid w:val="0017426D"/>
    <w:rsid w:val="00190726"/>
    <w:rsid w:val="00190C8C"/>
    <w:rsid w:val="00197F44"/>
    <w:rsid w:val="001A0A95"/>
    <w:rsid w:val="001B3A5D"/>
    <w:rsid w:val="001B5E55"/>
    <w:rsid w:val="001C0B45"/>
    <w:rsid w:val="001C250D"/>
    <w:rsid w:val="001C4AB0"/>
    <w:rsid w:val="001E1D9F"/>
    <w:rsid w:val="001E413D"/>
    <w:rsid w:val="001E4F73"/>
    <w:rsid w:val="001F34D6"/>
    <w:rsid w:val="001F44B0"/>
    <w:rsid w:val="001F4B6F"/>
    <w:rsid w:val="001F75E6"/>
    <w:rsid w:val="00200A48"/>
    <w:rsid w:val="00203533"/>
    <w:rsid w:val="0020489B"/>
    <w:rsid w:val="002059C9"/>
    <w:rsid w:val="00205B40"/>
    <w:rsid w:val="00217620"/>
    <w:rsid w:val="00217D4F"/>
    <w:rsid w:val="00220807"/>
    <w:rsid w:val="00227A0E"/>
    <w:rsid w:val="00230AED"/>
    <w:rsid w:val="00231903"/>
    <w:rsid w:val="00231DC4"/>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5F55"/>
    <w:rsid w:val="002810CB"/>
    <w:rsid w:val="002821CD"/>
    <w:rsid w:val="002853E8"/>
    <w:rsid w:val="00285E03"/>
    <w:rsid w:val="00287325"/>
    <w:rsid w:val="002938AE"/>
    <w:rsid w:val="00294255"/>
    <w:rsid w:val="00294CC4"/>
    <w:rsid w:val="002970B4"/>
    <w:rsid w:val="002A22E6"/>
    <w:rsid w:val="002B38E8"/>
    <w:rsid w:val="002B6771"/>
    <w:rsid w:val="002C531E"/>
    <w:rsid w:val="002C6F7D"/>
    <w:rsid w:val="002D0DEB"/>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308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46E32"/>
    <w:rsid w:val="00447B18"/>
    <w:rsid w:val="004504AC"/>
    <w:rsid w:val="00463ADC"/>
    <w:rsid w:val="00487453"/>
    <w:rsid w:val="00490191"/>
    <w:rsid w:val="00490EBD"/>
    <w:rsid w:val="0049336C"/>
    <w:rsid w:val="00497D1C"/>
    <w:rsid w:val="00497D27"/>
    <w:rsid w:val="004A2854"/>
    <w:rsid w:val="004A36A4"/>
    <w:rsid w:val="004A421A"/>
    <w:rsid w:val="004A4EDC"/>
    <w:rsid w:val="004B5318"/>
    <w:rsid w:val="004C6A18"/>
    <w:rsid w:val="004C796A"/>
    <w:rsid w:val="004D1C7A"/>
    <w:rsid w:val="004E052E"/>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7381"/>
    <w:rsid w:val="00667C0A"/>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7FBA"/>
    <w:rsid w:val="006D1351"/>
    <w:rsid w:val="006D490B"/>
    <w:rsid w:val="006D6472"/>
    <w:rsid w:val="006D7C4B"/>
    <w:rsid w:val="006E3790"/>
    <w:rsid w:val="006F2CFA"/>
    <w:rsid w:val="006F4025"/>
    <w:rsid w:val="006F6E20"/>
    <w:rsid w:val="007073F5"/>
    <w:rsid w:val="0070741C"/>
    <w:rsid w:val="00710B32"/>
    <w:rsid w:val="007120AB"/>
    <w:rsid w:val="00713476"/>
    <w:rsid w:val="0071365D"/>
    <w:rsid w:val="007171AB"/>
    <w:rsid w:val="0072006D"/>
    <w:rsid w:val="00723970"/>
    <w:rsid w:val="007304CD"/>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5AB4"/>
    <w:rsid w:val="007E2C35"/>
    <w:rsid w:val="007E34E8"/>
    <w:rsid w:val="007E59EE"/>
    <w:rsid w:val="007F3034"/>
    <w:rsid w:val="007F337F"/>
    <w:rsid w:val="007F5844"/>
    <w:rsid w:val="007F747C"/>
    <w:rsid w:val="007F7773"/>
    <w:rsid w:val="00801086"/>
    <w:rsid w:val="0080120D"/>
    <w:rsid w:val="008105BC"/>
    <w:rsid w:val="00811691"/>
    <w:rsid w:val="00812651"/>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5018"/>
    <w:rsid w:val="0091508B"/>
    <w:rsid w:val="00915CC6"/>
    <w:rsid w:val="00915EC0"/>
    <w:rsid w:val="009203F7"/>
    <w:rsid w:val="00923C1D"/>
    <w:rsid w:val="00923EEA"/>
    <w:rsid w:val="00924239"/>
    <w:rsid w:val="009258D0"/>
    <w:rsid w:val="00927C7B"/>
    <w:rsid w:val="00931DBA"/>
    <w:rsid w:val="009349DA"/>
    <w:rsid w:val="00941954"/>
    <w:rsid w:val="009504D7"/>
    <w:rsid w:val="00960F96"/>
    <w:rsid w:val="00961EAC"/>
    <w:rsid w:val="009717F8"/>
    <w:rsid w:val="0097342B"/>
    <w:rsid w:val="00980635"/>
    <w:rsid w:val="0098188D"/>
    <w:rsid w:val="00982D13"/>
    <w:rsid w:val="00992FC7"/>
    <w:rsid w:val="009A0F47"/>
    <w:rsid w:val="009B71C7"/>
    <w:rsid w:val="009C149B"/>
    <w:rsid w:val="009D5774"/>
    <w:rsid w:val="009E0690"/>
    <w:rsid w:val="009E3A08"/>
    <w:rsid w:val="009E4290"/>
    <w:rsid w:val="009E7D1A"/>
    <w:rsid w:val="009F3874"/>
    <w:rsid w:val="009F5AE6"/>
    <w:rsid w:val="00A0081A"/>
    <w:rsid w:val="00A06686"/>
    <w:rsid w:val="00A14240"/>
    <w:rsid w:val="00A2380A"/>
    <w:rsid w:val="00A2460C"/>
    <w:rsid w:val="00A25DB6"/>
    <w:rsid w:val="00A315E6"/>
    <w:rsid w:val="00A33670"/>
    <w:rsid w:val="00A33CDE"/>
    <w:rsid w:val="00A33DF9"/>
    <w:rsid w:val="00A429CD"/>
    <w:rsid w:val="00A43B81"/>
    <w:rsid w:val="00A45B51"/>
    <w:rsid w:val="00A67620"/>
    <w:rsid w:val="00A71537"/>
    <w:rsid w:val="00A82F95"/>
    <w:rsid w:val="00A83053"/>
    <w:rsid w:val="00A830BB"/>
    <w:rsid w:val="00A85740"/>
    <w:rsid w:val="00A911D5"/>
    <w:rsid w:val="00A918E0"/>
    <w:rsid w:val="00A9320B"/>
    <w:rsid w:val="00A932B9"/>
    <w:rsid w:val="00AA0C28"/>
    <w:rsid w:val="00AA16B4"/>
    <w:rsid w:val="00AA4F78"/>
    <w:rsid w:val="00AB1019"/>
    <w:rsid w:val="00AB1A59"/>
    <w:rsid w:val="00AB271D"/>
    <w:rsid w:val="00AB289D"/>
    <w:rsid w:val="00AB2C3A"/>
    <w:rsid w:val="00AB3D29"/>
    <w:rsid w:val="00AB4914"/>
    <w:rsid w:val="00AC0219"/>
    <w:rsid w:val="00AC59D1"/>
    <w:rsid w:val="00AC65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2C50"/>
    <w:rsid w:val="00E06DD1"/>
    <w:rsid w:val="00E07AC3"/>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5475"/>
    <w:rsid w:val="00E86F96"/>
    <w:rsid w:val="00E92CCF"/>
    <w:rsid w:val="00E95028"/>
    <w:rsid w:val="00E9529D"/>
    <w:rsid w:val="00E953CF"/>
    <w:rsid w:val="00EA1276"/>
    <w:rsid w:val="00EA1724"/>
    <w:rsid w:val="00EA187D"/>
    <w:rsid w:val="00EB406B"/>
    <w:rsid w:val="00EB56FA"/>
    <w:rsid w:val="00EC6C73"/>
    <w:rsid w:val="00ED1DF5"/>
    <w:rsid w:val="00ED3D27"/>
    <w:rsid w:val="00ED5283"/>
    <w:rsid w:val="00EE23A2"/>
    <w:rsid w:val="00EF70D4"/>
    <w:rsid w:val="00EF7EA0"/>
    <w:rsid w:val="00F02E67"/>
    <w:rsid w:val="00F144A3"/>
    <w:rsid w:val="00F15DE6"/>
    <w:rsid w:val="00F2739B"/>
    <w:rsid w:val="00F301EC"/>
    <w:rsid w:val="00F37554"/>
    <w:rsid w:val="00F37BC4"/>
    <w:rsid w:val="00F44864"/>
    <w:rsid w:val="00F52E88"/>
    <w:rsid w:val="00F635DB"/>
    <w:rsid w:val="00F63AD8"/>
    <w:rsid w:val="00F73F98"/>
    <w:rsid w:val="00F80848"/>
    <w:rsid w:val="00F85756"/>
    <w:rsid w:val="00F91D88"/>
    <w:rsid w:val="00F940EE"/>
    <w:rsid w:val="00F94D75"/>
    <w:rsid w:val="00F961CF"/>
    <w:rsid w:val="00FA0D2E"/>
    <w:rsid w:val="00FA54D4"/>
    <w:rsid w:val="00FB20BF"/>
    <w:rsid w:val="00FB2556"/>
    <w:rsid w:val="00FB5692"/>
    <w:rsid w:val="00FC2875"/>
    <w:rsid w:val="00FC5258"/>
    <w:rsid w:val="00FD400A"/>
    <w:rsid w:val="00FD7D8B"/>
    <w:rsid w:val="00FE7993"/>
    <w:rsid w:val="00FF2659"/>
    <w:rsid w:val="00FF3CEF"/>
    <w:rsid w:val="00FF4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customXml" Target="ink/ink1.xml"/><Relationship Id="rId42" Type="http://schemas.openxmlformats.org/officeDocument/2006/relationships/image" Target="media/image25.emf"/><Relationship Id="rId47" Type="http://schemas.openxmlformats.org/officeDocument/2006/relationships/header" Target="header1.xml"/><Relationship Id="rId50" Type="http://schemas.openxmlformats.org/officeDocument/2006/relationships/image" Target="media/image32.emf"/><Relationship Id="rId55" Type="http://schemas.openxmlformats.org/officeDocument/2006/relationships/hyperlink" Target="https://www.ine.es/jaxi/Datos.htm?path=/t22/e308/meto_05/modulo/base_2011/2002/l0/&amp;file=00025.px"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hyperlink" Target="https://www.csic.es/sites/www.csic.es/files/13febrero20017_exoesqueleto_0.pdf" TargetMode="External"/><Relationship Id="rId58" Type="http://schemas.openxmlformats.org/officeDocument/2006/relationships/hyperlink" Target="https://angeltroncosofisioterapia.com/tratamiento-pasivo-o-tratamiento-activo/"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xilinx.com/"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bookmark://fig5" TargetMode="External"/><Relationship Id="rId27" Type="http://schemas.openxmlformats.org/officeDocument/2006/relationships/image" Target="media/image14.png"/><Relationship Id="rId30" Type="http://schemas.openxmlformats.org/officeDocument/2006/relationships/image" Target="media/image16.png"/><Relationship Id="rId43" Type="http://schemas.openxmlformats.org/officeDocument/2006/relationships/image" Target="media/image26.emf"/><Relationship Id="rId48" Type="http://schemas.openxmlformats.org/officeDocument/2006/relationships/footer" Target="footer1.xml"/><Relationship Id="rId56" Type="http://schemas.openxmlformats.org/officeDocument/2006/relationships/hyperlink" Target="http://ref.scielo.org/jbh8gq"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hyperlink" Target="https://es.mathworks.com/help/signal/ug/iir-filter-design.html"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emf"/><Relationship Id="rId54" Type="http://schemas.openxmlformats.org/officeDocument/2006/relationships/hyperlink" Target="https://www.ine.es/dyngs/INEbase/es/operacion.htm?c=Estadistica_C&amp;cid=1254736176782&amp;menu=ultiDatos&amp;idp=1254735573175" TargetMode="External"/><Relationship Id="rId62" Type="http://schemas.openxmlformats.org/officeDocument/2006/relationships/hyperlink" Target="https://www.fpga4fun.com/JTAG.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s://www.researchgate.net/publication/342158758_Evaluation_of_speech_signal_features_extraction_methods" TargetMode="External"/><Relationship Id="rId36" Type="http://schemas.openxmlformats.org/officeDocument/2006/relationships/image" Target="media/image20.png"/><Relationship Id="rId49" Type="http://schemas.openxmlformats.org/officeDocument/2006/relationships/image" Target="media/image31.emf"/><Relationship Id="rId57" Type="http://schemas.openxmlformats.org/officeDocument/2006/relationships/hyperlink" Target="https://uvadoc.uva.es/bitstream/handle/10324/20958/TFG-G2270.pdf?sequence=1&amp;isAllowed=y"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emf"/><Relationship Id="rId52" Type="http://schemas.openxmlformats.org/officeDocument/2006/relationships/hyperlink" Target="https://springernature.figshare.com/collections/Lower_limb_kinematic_kinetic_and_EMG_data_during_walking_motion_under_controlled_speeds/4923162/1" TargetMode="External"/><Relationship Id="rId60" Type="http://schemas.openxmlformats.org/officeDocument/2006/relationships/hyperlink" Target="https://es.mathworks.com/discovery/fpga-programming.ht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2.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customXml/itemProps3.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55</Pages>
  <Words>12888</Words>
  <Characters>70888</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28</cp:revision>
  <dcterms:created xsi:type="dcterms:W3CDTF">2024-02-11T22:23:00Z</dcterms:created>
  <dcterms:modified xsi:type="dcterms:W3CDTF">2024-02-20T00:50:00Z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