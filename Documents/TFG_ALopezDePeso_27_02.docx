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1B61041F" w:rsidR="00DD02FC" w:rsidRDefault="00DD02FC" w:rsidP="001F0BF7">
      <w:pPr>
        <w:pStyle w:val="Normal1"/>
        <w:jc w:val="center"/>
        <w:rPr>
          <w:b/>
          <w:bCs/>
        </w:rPr>
      </w:pPr>
      <w:r w:rsidRPr="001F0BF7">
        <w:rPr>
          <w:b/>
          <w:bCs/>
        </w:rPr>
        <w:t xml:space="preserve">Grado en Ingeniería </w:t>
      </w:r>
      <w:r w:rsidR="00684578" w:rsidRPr="001F0BF7">
        <w:rPr>
          <w:b/>
          <w:bCs/>
        </w:rPr>
        <w:t xml:space="preserve">Electrónica </w:t>
      </w:r>
      <w:r w:rsidRPr="001F0BF7">
        <w:rPr>
          <w:b/>
          <w:bCs/>
        </w:rPr>
        <w:t xml:space="preserve">Industrial y </w:t>
      </w:r>
      <w:r w:rsidR="00684578" w:rsidRPr="001F0BF7">
        <w:rPr>
          <w:b/>
          <w:bCs/>
        </w:rPr>
        <w:t>Automática</w:t>
      </w:r>
    </w:p>
    <w:p w14:paraId="1EF6BCB7" w14:textId="77777777" w:rsidR="001F0BF7" w:rsidRPr="001F0BF7" w:rsidRDefault="001F0BF7" w:rsidP="001F0BF7">
      <w:pPr>
        <w:pStyle w:val="Normal1"/>
        <w:jc w:val="center"/>
        <w:rPr>
          <w:b/>
          <w:bCs/>
        </w:rPr>
      </w:pPr>
    </w:p>
    <w:p w14:paraId="107A6E6C" w14:textId="77E03C2D" w:rsidR="00684578" w:rsidRDefault="00684578" w:rsidP="001F0BF7">
      <w:pPr>
        <w:pStyle w:val="Normal1"/>
        <w:jc w:val="center"/>
        <w:rPr>
          <w:b/>
          <w:bCs/>
        </w:rPr>
      </w:pPr>
      <w:r w:rsidRPr="001F0BF7">
        <w:rPr>
          <w:b/>
          <w:bCs/>
        </w:rPr>
        <w:t>Trabajo de Fin de Grado</w:t>
      </w:r>
    </w:p>
    <w:p w14:paraId="29CD68B6" w14:textId="77777777" w:rsidR="001F0BF7" w:rsidRPr="001F0BF7" w:rsidRDefault="001F0BF7" w:rsidP="001F0BF7">
      <w:pPr>
        <w:pStyle w:val="Normal1"/>
        <w:jc w:val="center"/>
        <w:rPr>
          <w:b/>
          <w:bCs/>
        </w:rPr>
      </w:pPr>
    </w:p>
    <w:p w14:paraId="7071871A" w14:textId="55C8AD68" w:rsidR="00684578" w:rsidRDefault="00FE7993" w:rsidP="00686624">
      <w:pPr>
        <w:pStyle w:val="Normal1"/>
      </w:pPr>
      <w:r w:rsidRPr="00C92F78">
        <w:t xml:space="preserve">El presente trabajo, </w:t>
      </w:r>
      <w:r w:rsidR="00C92F78" w:rsidRPr="00C92F78">
        <w:t xml:space="preserve">titulado </w:t>
      </w:r>
      <w:r w:rsidR="001F0BF7" w:rsidRPr="001F0BF7">
        <w:rPr>
          <w:b/>
          <w:bCs/>
          <w:i/>
          <w:iCs/>
        </w:rPr>
        <w:t>DISEÑO E IMPLEMENTACIÓN DEL FILTRADO DE SEÑALES EMG MEDIANTE HERRAMIENTAS DE SÍNTESIS DE ALTO NIVEL BASADAS EN FPGA</w:t>
      </w:r>
      <w:r w:rsidR="00C92F78" w:rsidRPr="00C92F78">
        <w:t>, cons</w:t>
      </w:r>
      <w:r w:rsidR="00C92F78">
        <w:t>titu</w:t>
      </w:r>
      <w:r w:rsidR="005E744A">
        <w:t xml:space="preserve">ye la memoria correspondiente a la asignatura Trabajo de Fin de Grado, que presenta D./Dª. </w:t>
      </w:r>
      <w:r w:rsidR="001F0BF7">
        <w:rPr>
          <w:b/>
          <w:bCs/>
          <w:i/>
          <w:iCs/>
        </w:rPr>
        <w:t>Alejandro López del Peso</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1F0BF7">
        <w:rPr>
          <w:b/>
          <w:bCs/>
          <w:i/>
          <w:iCs/>
        </w:rPr>
        <w:t>departamento de electrónica</w:t>
      </w:r>
      <w:r w:rsidR="00414D6F">
        <w:t xml:space="preserve"> bajo la dirección de </w:t>
      </w:r>
      <w:r w:rsidR="001F0BF7">
        <w:t>Rubén Nieto Capuchino</w:t>
      </w:r>
      <w:r w:rsidR="00414D6F">
        <w:t>.</w:t>
      </w:r>
    </w:p>
    <w:p w14:paraId="51A936DC" w14:textId="63AA86B0" w:rsidR="00414D6F" w:rsidRDefault="00414D6F" w:rsidP="00686624">
      <w:pPr>
        <w:pStyle w:val="Normal1"/>
      </w:pPr>
    </w:p>
    <w:p w14:paraId="1FFDF5F1" w14:textId="02731A8E" w:rsidR="007D051E" w:rsidRDefault="00414D6F" w:rsidP="00686624">
      <w:pPr>
        <w:pStyle w:val="Normal1"/>
      </w:pPr>
      <w:r w:rsidRPr="001F0BF7">
        <w:rPr>
          <w:highlight w:val="magenta"/>
        </w:rPr>
        <w:t>Móstoles, XX de YYYY de 20ZZ</w:t>
      </w:r>
    </w:p>
    <w:p w14:paraId="276C2648" w14:textId="77777777" w:rsidR="00667EAB" w:rsidRDefault="007D051E" w:rsidP="00667EAB">
      <w:pPr>
        <w:pStyle w:val="Normal1"/>
      </w:pPr>
      <w:r>
        <w:br w:type="page"/>
      </w:r>
    </w:p>
    <w:p w14:paraId="07359084" w14:textId="77777777" w:rsidR="00102B8B" w:rsidRDefault="00102B8B" w:rsidP="00102B8B">
      <w:pPr>
        <w:pStyle w:val="Tabladeilustraciones"/>
        <w:tabs>
          <w:tab w:val="right" w:leader="dot" w:pos="8494"/>
        </w:tabs>
        <w:rPr>
          <w:rStyle w:val="Hipervnculo"/>
          <w:rFonts w:ascii="Times New Roman" w:hAnsi="Times New Roman" w:cs="Times New Roman"/>
          <w:b/>
          <w:bCs/>
          <w:caps/>
          <w:noProof/>
          <w:color w:val="auto"/>
        </w:rPr>
      </w:pPr>
      <w:r>
        <w:rPr>
          <w:rStyle w:val="Hipervnculo"/>
          <w:rFonts w:ascii="Times New Roman" w:hAnsi="Times New Roman" w:cs="Times New Roman"/>
          <w:b/>
          <w:bCs/>
          <w:caps/>
          <w:noProof/>
          <w:color w:val="auto"/>
        </w:rPr>
        <w:lastRenderedPageBreak/>
        <w:br w:type="page"/>
      </w:r>
    </w:p>
    <w:p w14:paraId="538F63C3" w14:textId="3AC4DA80" w:rsidR="00102B8B" w:rsidRDefault="00102B8B" w:rsidP="00102B8B">
      <w:pPr>
        <w:pStyle w:val="Normal1"/>
        <w:jc w:val="center"/>
      </w:pPr>
      <w:r w:rsidRPr="00135BE1">
        <w:rPr>
          <w:rStyle w:val="Hipervnculo"/>
          <w:rFonts w:ascii="Times New Roman" w:hAnsi="Times New Roman" w:cs="Times New Roman"/>
          <w:b/>
          <w:bCs/>
          <w:caps/>
          <w:noProof/>
          <w:color w:val="auto"/>
          <w:sz w:val="20"/>
          <w:szCs w:val="20"/>
        </w:rPr>
        <w:lastRenderedPageBreak/>
        <w:t>Índice de</w:t>
      </w:r>
      <w:r>
        <w:rPr>
          <w:rStyle w:val="Hipervnculo"/>
          <w:rFonts w:ascii="Times New Roman" w:hAnsi="Times New Roman" w:cs="Times New Roman"/>
          <w:b/>
          <w:bCs/>
          <w:caps/>
          <w:noProof/>
          <w:color w:val="auto"/>
          <w:sz w:val="20"/>
          <w:szCs w:val="20"/>
        </w:rPr>
        <w:t xml:space="preserve"> TABLAS</w:t>
      </w:r>
      <w:r>
        <w:t xml:space="preserve"> </w:t>
      </w:r>
    </w:p>
    <w:p w14:paraId="6E6FD6C6" w14:textId="77777777" w:rsidR="00102B8B" w:rsidRPr="00102B8B" w:rsidRDefault="00102B8B" w:rsidP="00102B8B">
      <w:pPr>
        <w:pStyle w:val="Tabladeilustraciones"/>
        <w:tabs>
          <w:tab w:val="right" w:leader="dot" w:pos="8494"/>
        </w:tabs>
        <w:ind w:left="0" w:firstLine="0"/>
        <w:rPr>
          <w:rStyle w:val="Hipervnculo"/>
          <w:noProof/>
          <w:color w:val="auto"/>
          <w:u w:val="none"/>
        </w:rPr>
      </w:pPr>
    </w:p>
    <w:p w14:paraId="13D3FC5C" w14:textId="2CF5D818" w:rsidR="00102B8B" w:rsidRPr="00102B8B" w:rsidRDefault="00000000" w:rsidP="00102B8B">
      <w:pPr>
        <w:pStyle w:val="Tabladeilustraciones"/>
        <w:tabs>
          <w:tab w:val="right" w:leader="dot" w:pos="8494"/>
        </w:tabs>
        <w:ind w:left="0" w:firstLine="0"/>
        <w:rPr>
          <w:rStyle w:val="Hipervnculo"/>
          <w:color w:val="auto"/>
          <w:u w:val="none"/>
        </w:rPr>
      </w:pPr>
      <w:hyperlink w:anchor="_Toc159795902" w:history="1">
        <w:r w:rsidR="00102B8B" w:rsidRPr="00102B8B">
          <w:rPr>
            <w:rStyle w:val="Hipervnculo"/>
            <w:noProof/>
            <w:color w:val="auto"/>
            <w:u w:val="none"/>
          </w:rPr>
          <w:t>Tabla 1: Resumen de las principales diferencias entre los filtros digitales FIR y los IIR.</w:t>
        </w:r>
      </w:hyperlink>
    </w:p>
    <w:p w14:paraId="46850081"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10" w:history="1">
        <w:r w:rsidR="00102B8B" w:rsidRPr="00102B8B">
          <w:rPr>
            <w:rStyle w:val="Hipervnculo"/>
            <w:noProof/>
            <w:color w:val="auto"/>
            <w:u w:val="none"/>
          </w:rPr>
          <w:t>Tabla 2: Resumen de las características del filtro FIR implementado.</w:t>
        </w:r>
      </w:hyperlink>
    </w:p>
    <w:p w14:paraId="77713FB5"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11" w:history="1">
        <w:r w:rsidR="00102B8B" w:rsidRPr="00102B8B">
          <w:rPr>
            <w:rStyle w:val="Hipervnculo"/>
            <w:noProof/>
            <w:color w:val="auto"/>
            <w:u w:val="none"/>
          </w:rPr>
          <w:t>Tabla 3: Funciones de Matlab utilizadas para simular la envolvente con cada método.</w:t>
        </w:r>
      </w:hyperlink>
    </w:p>
    <w:p w14:paraId="4EA603B4"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25" w:history="1">
        <w:r w:rsidR="00102B8B" w:rsidRPr="00102B8B">
          <w:rPr>
            <w:rStyle w:val="Hipervnculo"/>
            <w:noProof/>
            <w:color w:val="auto"/>
            <w:u w:val="none"/>
          </w:rPr>
          <w:t>Tabla 4: Resultados de área y latencia de la síntesis sin directivas.</w:t>
        </w:r>
      </w:hyperlink>
    </w:p>
    <w:p w14:paraId="51E90175"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26" w:history="1">
        <w:r w:rsidR="00102B8B" w:rsidRPr="00102B8B">
          <w:rPr>
            <w:rStyle w:val="Hipervnculo"/>
            <w:noProof/>
            <w:color w:val="auto"/>
            <w:u w:val="none"/>
          </w:rPr>
          <w:t>Tabla 5: Resultados de la síntesis tras aplicar las directivas de usuario UNROLL y ARRAY_PARTITION al registro de desplazamiento.</w:t>
        </w:r>
      </w:hyperlink>
    </w:p>
    <w:p w14:paraId="72E9C303"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27" w:history="1">
        <w:r w:rsidR="00102B8B" w:rsidRPr="00102B8B">
          <w:rPr>
            <w:rStyle w:val="Hipervnculo"/>
            <w:noProof/>
            <w:color w:val="auto"/>
            <w:u w:val="none"/>
          </w:rPr>
          <w:t>Tabla 6: Resultados de la síntesis con todas las optimizaciones aplicadas en cada parte del código.</w:t>
        </w:r>
      </w:hyperlink>
    </w:p>
    <w:p w14:paraId="283A9B1A" w14:textId="0CEB3E4F" w:rsidR="00102B8B" w:rsidRDefault="00102B8B">
      <w:pPr>
        <w:spacing w:after="160" w:line="259" w:lineRule="auto"/>
        <w:jc w:val="left"/>
        <w:rPr>
          <w:rStyle w:val="Hipervnculo"/>
          <w:rFonts w:cs="Times New Roman"/>
          <w:b/>
          <w:bCs/>
          <w:caps/>
          <w:noProof/>
          <w:color w:val="auto"/>
          <w:sz w:val="20"/>
          <w:szCs w:val="20"/>
        </w:rPr>
      </w:pPr>
    </w:p>
    <w:p w14:paraId="53AD702D" w14:textId="3FB54591" w:rsidR="00102B8B" w:rsidRDefault="00667EAB" w:rsidP="00667EAB">
      <w:pPr>
        <w:pStyle w:val="Normal1"/>
        <w:jc w:val="center"/>
      </w:pPr>
      <w:r w:rsidRPr="00135BE1">
        <w:rPr>
          <w:rStyle w:val="Hipervnculo"/>
          <w:rFonts w:ascii="Times New Roman" w:hAnsi="Times New Roman" w:cs="Times New Roman"/>
          <w:b/>
          <w:bCs/>
          <w:caps/>
          <w:noProof/>
          <w:color w:val="auto"/>
          <w:sz w:val="20"/>
          <w:szCs w:val="20"/>
        </w:rPr>
        <w:t xml:space="preserve">Índice de </w:t>
      </w:r>
      <w:r>
        <w:rPr>
          <w:rStyle w:val="Hipervnculo"/>
          <w:rFonts w:ascii="Times New Roman" w:hAnsi="Times New Roman" w:cs="Times New Roman"/>
          <w:b/>
          <w:bCs/>
          <w:caps/>
          <w:noProof/>
          <w:color w:val="auto"/>
          <w:sz w:val="20"/>
          <w:szCs w:val="20"/>
        </w:rPr>
        <w:t>FIGURAS</w:t>
      </w:r>
      <w:r>
        <w:t xml:space="preserve"> </w:t>
      </w:r>
    </w:p>
    <w:p w14:paraId="14FCFCFC" w14:textId="012DC363" w:rsidR="00667EAB" w:rsidRDefault="00667EAB" w:rsidP="00667EAB">
      <w:pPr>
        <w:pStyle w:val="Normal1"/>
        <w:jc w:val="center"/>
        <w:rPr>
          <w:noProof/>
        </w:rPr>
      </w:pPr>
      <w:r>
        <w:fldChar w:fldCharType="begin"/>
      </w:r>
      <w:r>
        <w:instrText xml:space="preserve"> TOC \n \h \z \t "Descripción" \c </w:instrText>
      </w:r>
      <w:r>
        <w:fldChar w:fldCharType="separate"/>
      </w:r>
    </w:p>
    <w:p w14:paraId="48820532" w14:textId="328954FB" w:rsidR="00667EAB" w:rsidRDefault="00000000" w:rsidP="00667EAB">
      <w:pPr>
        <w:pStyle w:val="Tabladeilustraciones"/>
        <w:tabs>
          <w:tab w:val="right" w:leader="dot" w:pos="8494"/>
        </w:tabs>
        <w:ind w:left="0" w:firstLine="0"/>
        <w:rPr>
          <w:rFonts w:eastAsiaTheme="minorEastAsia" w:cstheme="minorBidi"/>
          <w:smallCaps w:val="0"/>
          <w:noProof/>
          <w:kern w:val="2"/>
          <w:sz w:val="22"/>
          <w:szCs w:val="22"/>
          <w:lang w:eastAsia="es-ES"/>
          <w14:ligatures w14:val="standardContextual"/>
        </w:rPr>
      </w:pPr>
      <w:hyperlink w:anchor="_Toc159795894" w:history="1">
        <w:r w:rsidR="00667EAB" w:rsidRPr="007F4E62">
          <w:rPr>
            <w:rStyle w:val="Hipervnculo"/>
            <w:noProof/>
          </w:rPr>
          <w:t>Figura 1: Valor absoluto en miles de personas de 6 o más años con discapacidad. Datos del INE.</w:t>
        </w:r>
      </w:hyperlink>
    </w:p>
    <w:p w14:paraId="3F0E2B1A" w14:textId="13B36340"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5" w:history="1">
        <w:r w:rsidR="00667EAB" w:rsidRPr="007F4E62">
          <w:rPr>
            <w:rStyle w:val="Hipervnculo"/>
            <w:noProof/>
          </w:rPr>
          <w:t>Figura 2: Exo-esqueleto Atlas desarrollado en el CSIC para niños con AME.</w:t>
        </w:r>
      </w:hyperlink>
    </w:p>
    <w:p w14:paraId="1D98596B" w14:textId="17543990" w:rsidR="00667EAB" w:rsidRDefault="00667EAB">
      <w:pPr>
        <w:pStyle w:val="Tabladeilustraciones"/>
        <w:tabs>
          <w:tab w:val="right" w:leader="dot" w:pos="8494"/>
        </w:tabs>
        <w:rPr>
          <w:rFonts w:eastAsiaTheme="minorEastAsia" w:cstheme="minorBidi"/>
          <w:smallCaps w:val="0"/>
          <w:noProof/>
          <w:kern w:val="2"/>
          <w:sz w:val="22"/>
          <w:szCs w:val="22"/>
          <w:lang w:eastAsia="es-ES"/>
          <w14:ligatures w14:val="standardContextual"/>
        </w:rPr>
      </w:pPr>
      <w:r w:rsidRPr="00C72D35">
        <w:rPr>
          <w:noProof/>
        </w:rPr>
        <w:t>Figura 3: Señal EMG midiendo la contracción de un músculo desde el estado de reposo. El eje Y representa los cambios de amplitud de la señal en función del tiempo (eje X). referencia</w:t>
      </w:r>
      <w:r w:rsidR="00C72D35">
        <w:rPr>
          <w:rStyle w:val="Hipervnculo"/>
          <w:noProof/>
        </w:rPr>
        <w:t>.</w:t>
      </w:r>
    </w:p>
    <w:p w14:paraId="78AB1098" w14:textId="1AAD18C2"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7" w:history="1">
        <w:r w:rsidR="00667EAB" w:rsidRPr="007F4E62">
          <w:rPr>
            <w:rStyle w:val="Hipervnculo"/>
            <w:noProof/>
          </w:rPr>
          <w:t xml:space="preserve">Figura 4: Envolvente calculada a partir de la rectificación y filtrado de una señal EMG. Figura de elaboración propia </w:t>
        </w:r>
        <w:r w:rsidR="00667EAB" w:rsidRPr="007F4E62">
          <w:rPr>
            <w:rStyle w:val="Hipervnculo"/>
            <w:rFonts w:ascii="Calibri" w:eastAsiaTheme="majorEastAsia" w:hAnsi="Calibri" w:cs="Calibri"/>
            <w:noProof/>
          </w:rPr>
          <w:t>a partir de la base de datos .</w:t>
        </w:r>
      </w:hyperlink>
    </w:p>
    <w:p w14:paraId="55A8964C" w14:textId="75116A78"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8" w:history="1">
        <w:r w:rsidR="00667EAB" w:rsidRPr="007F4E62">
          <w:rPr>
            <w:rStyle w:val="Hipervnculo"/>
            <w:noProof/>
          </w:rPr>
          <w:t>Figura 5: Diagrama de Bode de un filtro analógico paso bajo ideal. Obtenido de la herramienta Filter Wizard de Analog devices.</w:t>
        </w:r>
      </w:hyperlink>
    </w:p>
    <w:p w14:paraId="3F9ABDD9" w14:textId="65B13121"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9" w:history="1">
        <w:r w:rsidR="00667EAB" w:rsidRPr="007F4E62">
          <w:rPr>
            <w:rStyle w:val="Hipervnculo"/>
            <w:noProof/>
          </w:rPr>
          <w:t>Figura 6: Placa de desarrollo con FPGA de AMD-Xilinx. Modelo Z7-10 .</w:t>
        </w:r>
      </w:hyperlink>
    </w:p>
    <w:p w14:paraId="2E71F850" w14:textId="52F4E5CD"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0" w:history="1">
        <w:r w:rsidR="00667EAB" w:rsidRPr="007F4E62">
          <w:rPr>
            <w:rStyle w:val="Hipervnculo"/>
            <w:noProof/>
          </w:rPr>
          <w:t>Figura 7: Plano esquemático simplificado del interior de una plataforma de adquisición ADS1298R. Captura de hoja de datos de Texas Instruments.</w:t>
        </w:r>
      </w:hyperlink>
    </w:p>
    <w:p w14:paraId="654FDDAB" w14:textId="3FF9974F"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1" w:history="1">
        <w:r w:rsidR="00667EAB" w:rsidRPr="007F4E62">
          <w:rPr>
            <w:rStyle w:val="Hipervnculo"/>
            <w:noProof/>
          </w:rPr>
          <w:t>Figura 8: Envolvente de señal EMG calculada con los métodos de Media móvil y RMS móvil con un tamaño de ventana de (a) 200 muestras y (b) 20 muestras en Matlab.</w:t>
        </w:r>
      </w:hyperlink>
    </w:p>
    <w:p w14:paraId="130D8865" w14:textId="5AE7597A"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3" w:history="1">
        <w:r w:rsidR="00667EAB" w:rsidRPr="007F4E62">
          <w:rPr>
            <w:rStyle w:val="Hipervnculo"/>
            <w:noProof/>
          </w:rPr>
          <w:t>Figura 9: Gráfica de señal EMG digitalizada en crudo (naranja) junto a su envolvente (en azul). La envolvente se ha calculado con un filtro FIR de orden 63 y (63 + 1 coeficientes) en Matlab.</w:t>
        </w:r>
      </w:hyperlink>
    </w:p>
    <w:p w14:paraId="09364F7B" w14:textId="2BE1625D"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4" w:history="1">
        <w:r w:rsidR="00667EAB" w:rsidRPr="007F4E62">
          <w:rPr>
            <w:rStyle w:val="Hipervnculo"/>
            <w:noProof/>
          </w:rPr>
          <w:t>Figura 10: Esquema de filtro FIR. La muestra de salida y[n] es la suma de los productos de las muestras de entrada x[n] por los coeficientes bi. Imagen obtenida de internet</w:t>
        </w:r>
      </w:hyperlink>
    </w:p>
    <w:p w14:paraId="0393CB6C" w14:textId="63C3D148"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5" w:history="1">
        <w:r w:rsidR="00667EAB" w:rsidRPr="007F4E62">
          <w:rPr>
            <w:rStyle w:val="Hipervnculo"/>
            <w:noProof/>
          </w:rPr>
          <w:t>Figura 11: Señal senoidal de 2 Hz muestreada a 20 Hz (superior) y a 5 Hz (inferior). Se observa que conforme aumenta la frecuencia de muestreo, la señal muestreada es más parecida a la original. Elaboración propia en Matlab.</w:t>
        </w:r>
      </w:hyperlink>
    </w:p>
    <w:p w14:paraId="57EFA861" w14:textId="4A24227B"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6" w:history="1">
        <w:r w:rsidR="00667EAB" w:rsidRPr="007F4E62">
          <w:rPr>
            <w:rStyle w:val="Hipervnculo"/>
            <w:noProof/>
          </w:rPr>
          <w:t>Figura 12: Ejemplo de solapamiento del espectro por submuestreo. fs es la frecuencia de muestreo. Elaboración propia</w:t>
        </w:r>
      </w:hyperlink>
    </w:p>
    <w:p w14:paraId="201B6948" w14:textId="59F4B3E1"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7" w:history="1">
        <w:r w:rsidR="00667EAB" w:rsidRPr="007F4E62">
          <w:rPr>
            <w:rStyle w:val="Hipervnculo"/>
            <w:noProof/>
          </w:rPr>
          <w:t>Figura 13: Bloque de procesamiento de señales digitales (DSP) de FPGA de AMD-Xilinx.</w:t>
        </w:r>
      </w:hyperlink>
    </w:p>
    <w:p w14:paraId="56A2B30A" w14:textId="3C0EC99A"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8" w:history="1">
        <w:r w:rsidR="00667EAB" w:rsidRPr="007F4E62">
          <w:rPr>
            <w:rStyle w:val="Hipervnculo"/>
            <w:noProof/>
          </w:rPr>
          <w:t>Figura 14: Cuantificación del datapath a través del DSP.</w:t>
        </w:r>
      </w:hyperlink>
    </w:p>
    <w:p w14:paraId="3ABB7634" w14:textId="527E5C30"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9" w:history="1">
        <w:r w:rsidR="00667EAB" w:rsidRPr="007F4E62">
          <w:rPr>
            <w:rStyle w:val="Hipervnculo"/>
            <w:noProof/>
          </w:rPr>
          <w:t>Figura 15: Alternativas de acumulación de sumas en el DSP.</w:t>
        </w:r>
      </w:hyperlink>
    </w:p>
    <w:p w14:paraId="4B6280C4" w14:textId="6ECC2BCF"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2" w:history="1">
        <w:r w:rsidR="00667EAB" w:rsidRPr="007F4E62">
          <w:rPr>
            <w:rStyle w:val="Hipervnculo"/>
            <w:noProof/>
          </w:rPr>
          <w:t>Figura 16: Señal EMG perteneciente al musculo tibial anterior de una persona caminando una distancia de 10 metros a 1 km/h.</w:t>
        </w:r>
      </w:hyperlink>
    </w:p>
    <w:p w14:paraId="1CF2B97F" w14:textId="4EB759B0"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3" w:history="1">
        <w:r w:rsidR="00667EAB" w:rsidRPr="007F4E62">
          <w:rPr>
            <w:rStyle w:val="Hipervnculo"/>
            <w:noProof/>
          </w:rPr>
          <w:t>Figura 17: Envolvente resultante de cada método. Filtro FIR con 16 coeficientes y frecuencia de corte de 500 Hz, MA y RMS móvil con tamaño de ventana de 16 muestras.</w:t>
        </w:r>
      </w:hyperlink>
    </w:p>
    <w:p w14:paraId="26C2EBE5" w14:textId="5EC6403A"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4" w:history="1">
        <w:r w:rsidR="00667EAB" w:rsidRPr="007F4E62">
          <w:rPr>
            <w:rStyle w:val="Hipervnculo"/>
            <w:noProof/>
          </w:rPr>
          <w:t>Figura 18: Comparativa de funciones de ventana en el dominio del tiempo y en el dominio de la frecuencia.</w:t>
        </w:r>
      </w:hyperlink>
    </w:p>
    <w:p w14:paraId="1EE070DB" w14:textId="2EEDB5B6"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5" w:history="1">
        <w:r w:rsidR="00667EAB" w:rsidRPr="007F4E62">
          <w:rPr>
            <w:rStyle w:val="Hipervnculo"/>
            <w:noProof/>
          </w:rPr>
          <w:t>Figura 19: Comparativa de filtro FIR con mismas especificaciones de orden y frecuencia de corte, variando el tipo de ventana (Hamming y Blackman).</w:t>
        </w:r>
      </w:hyperlink>
    </w:p>
    <w:p w14:paraId="23565209" w14:textId="4B5E99D2"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6" w:history="1">
        <w:r w:rsidR="00667EAB" w:rsidRPr="007F4E62">
          <w:rPr>
            <w:rStyle w:val="Hipervnculo"/>
            <w:noProof/>
          </w:rPr>
          <w:t>Figura 20: Envolvente resultante de cada método. Filtro FIR con 16 coeficientes y frecuencia de corte de 500 Hz, MA y RMS móvil con tamaño de ventana de 16 muestras.</w:t>
        </w:r>
      </w:hyperlink>
    </w:p>
    <w:p w14:paraId="4195D9E4" w14:textId="387EBB14"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7" w:history="1">
        <w:r w:rsidR="00667EAB" w:rsidRPr="007F4E62">
          <w:rPr>
            <w:rStyle w:val="Hipervnculo"/>
            <w:noProof/>
          </w:rPr>
          <w:t>Figura 21: Envolvente resultante del Filtro FIR de 16 coeficientes y Fc de 50 Hz. Los coeficientes se han calculado con las ventanas Hamming, Blackman, y Kaiser, respectivamente.</w:t>
        </w:r>
      </w:hyperlink>
    </w:p>
    <w:p w14:paraId="2CD4E9A1" w14:textId="369373C8"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8" w:history="1">
        <w:r w:rsidR="00667EAB" w:rsidRPr="007F4E62">
          <w:rPr>
            <w:rStyle w:val="Hipervnculo"/>
            <w:noProof/>
          </w:rPr>
          <w:t>Figura 22: Función de la ventana Kaiser en el dominio del tiempo y en el dominio de la frecuencia contrastada con las ventanas Hamming y Blackman.</w:t>
        </w:r>
      </w:hyperlink>
    </w:p>
    <w:p w14:paraId="7F138B3E" w14:textId="4C8ABAD1"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9" w:history="1">
        <w:r w:rsidR="00667EAB" w:rsidRPr="007F4E62">
          <w:rPr>
            <w:rStyle w:val="Hipervnculo"/>
            <w:noProof/>
          </w:rPr>
          <w:t>Figura 23: Envolvente resultante de cada método. Filtro FIR con 32 coeficientes y frecuencia de corte de 50 Hz, MA y RMS móvil con tamaño de ventana de 32 muestras.</w:t>
        </w:r>
      </w:hyperlink>
    </w:p>
    <w:p w14:paraId="2BD1CDD9" w14:textId="5E20797E"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0" w:history="1">
        <w:r w:rsidR="00667EAB" w:rsidRPr="007F4E62">
          <w:rPr>
            <w:rStyle w:val="Hipervnculo"/>
            <w:noProof/>
          </w:rPr>
          <w:t>Figura 24: Envolvente resultante del Filtro FIR de 32 coeficientes y Fc de 50 Hz. Los coeficientes se han calculado con las ventanas Hamming, Blackman, y Kaiser, respectivamente.</w:t>
        </w:r>
      </w:hyperlink>
    </w:p>
    <w:p w14:paraId="2AD2CF48" w14:textId="574C1A26"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1" w:history="1">
        <w:r w:rsidR="00667EAB" w:rsidRPr="007F4E62">
          <w:rPr>
            <w:rStyle w:val="Hipervnculo"/>
            <w:noProof/>
          </w:rPr>
          <w:t>Figura 25: Envolvente resultante de cada método. Filtro FIR con 64 coeficientes y frecuencia de corte de 50 Hz, MA y RMS móvil con tamaño de ventana de 64 muestras.</w:t>
        </w:r>
      </w:hyperlink>
    </w:p>
    <w:p w14:paraId="7466C1A3" w14:textId="53481FA9"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2" w:history="1">
        <w:r w:rsidR="00667EAB" w:rsidRPr="007F4E62">
          <w:rPr>
            <w:rStyle w:val="Hipervnculo"/>
            <w:noProof/>
          </w:rPr>
          <w:t>Figura 26: Comparativa de envolvente de señal EMG al aplicar distintas ventanas a un filtro FIR con frecuencia de corte en 50 Hz y de orden 63.</w:t>
        </w:r>
      </w:hyperlink>
    </w:p>
    <w:p w14:paraId="251F8B2B" w14:textId="6983D8AB"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3" w:history="1">
        <w:r w:rsidR="00667EAB" w:rsidRPr="007F4E62">
          <w:rPr>
            <w:rStyle w:val="Hipervnculo"/>
            <w:noProof/>
          </w:rPr>
          <w:t>Figura 27: Comparación de envolventes calculadas con un filtro FIR de orden 63 y otro de orden 254.</w:t>
        </w:r>
      </w:hyperlink>
    </w:p>
    <w:p w14:paraId="462ABB53" w14:textId="097F499B"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4" w:history="1">
        <w:r w:rsidR="00667EAB" w:rsidRPr="007F4E62">
          <w:rPr>
            <w:rStyle w:val="Hipervnculo"/>
            <w:noProof/>
          </w:rPr>
          <w:t>Figura 28: Envolvente de señal EMG calculada con la función filter superpuesta a la envolvente calculada por el código con cuantificación.</w:t>
        </w:r>
      </w:hyperlink>
    </w:p>
    <w:p w14:paraId="7F92025D" w14:textId="716944AB"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8" w:history="1">
        <w:r w:rsidR="00667EAB" w:rsidRPr="007F4E62">
          <w:rPr>
            <w:rStyle w:val="Hipervnculo"/>
            <w:noProof/>
          </w:rPr>
          <w:t>Figura 29: Ejemplo de trama de datos que almacena el buffer receptor de la comunicación SPI</w:t>
        </w:r>
        <w:r w:rsidR="00667EAB">
          <w:rPr>
            <w:rStyle w:val="Hipervnculo"/>
            <w:noProof/>
          </w:rPr>
          <w:t>.</w:t>
        </w:r>
      </w:hyperlink>
    </w:p>
    <w:p w14:paraId="1F71AB30" w14:textId="08E544BC"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9" w:history="1">
        <w:r w:rsidR="00667EAB" w:rsidRPr="007F4E62">
          <w:rPr>
            <w:rStyle w:val="Hipervnculo"/>
            <w:noProof/>
          </w:rPr>
          <w:t>Figura 30: Diagrama de bloques de la arquitectura SoC .</w:t>
        </w:r>
      </w:hyperlink>
    </w:p>
    <w:p w14:paraId="6738CB33" w14:textId="04679648" w:rsidR="00667EAB" w:rsidRDefault="00667EAB" w:rsidP="00667EAB">
      <w:pPr>
        <w:pStyle w:val="Normal1"/>
      </w:pPr>
      <w:r>
        <w:fldChar w:fldCharType="end"/>
      </w:r>
    </w:p>
    <w:p w14:paraId="23233F76" w14:textId="5CCF1D59" w:rsidR="00667EAB" w:rsidRDefault="00667EAB">
      <w:pPr>
        <w:spacing w:after="160" w:line="259" w:lineRule="auto"/>
        <w:jc w:val="left"/>
      </w:pPr>
    </w:p>
    <w:p w14:paraId="401565E6" w14:textId="10A5CB88" w:rsidR="00102B8B" w:rsidRDefault="00102B8B">
      <w:pPr>
        <w:spacing w:after="160" w:line="259" w:lineRule="auto"/>
        <w:jc w:val="left"/>
        <w:rPr>
          <w:rFonts w:asciiTheme="majorHAnsi" w:hAnsiTheme="majorHAnsi"/>
        </w:rPr>
      </w:pPr>
      <w:r>
        <w:rPr>
          <w:rFonts w:asciiTheme="majorHAnsi" w:hAnsiTheme="majorHAnsi"/>
        </w:rPr>
        <w:br w:type="page"/>
      </w:r>
    </w:p>
    <w:p w14:paraId="437DDEF9" w14:textId="77777777" w:rsidR="00102B8B" w:rsidRDefault="00102B8B">
      <w:pPr>
        <w:spacing w:after="160" w:line="259" w:lineRule="auto"/>
        <w:jc w:val="left"/>
        <w:rPr>
          <w:rFonts w:asciiTheme="majorHAnsi" w:hAnsiTheme="majorHAnsi"/>
        </w:rPr>
      </w:pPr>
    </w:p>
    <w:p w14:paraId="413B9008" w14:textId="77777777" w:rsidR="000B5343" w:rsidRDefault="000B5343" w:rsidP="00686624">
      <w:pPr>
        <w:pStyle w:val="Normal1"/>
      </w:pPr>
      <w:bookmarkStart w:id="3" w:name="_Hlk159795932"/>
    </w:p>
    <w:bookmarkStart w:id="4" w:name="_Toc159792610" w:displacedByCustomXml="next"/>
    <w:bookmarkStart w:id="5" w:name="_Toc159948268" w:displacedByCustomXml="next"/>
    <w:bookmarkStart w:id="6" w:name="_Toc159940400" w:displacedByCustomXml="next"/>
    <w:bookmarkStart w:id="7" w:name="_Toc159794431" w:displacedByCustomXml="next"/>
    <w:bookmarkStart w:id="8" w:name="_Toc159796061" w:displacedByCustomXml="next"/>
    <w:sdt>
      <w:sdtPr>
        <w:rPr>
          <w:rFonts w:eastAsiaTheme="minorHAnsi" w:cstheme="minorBidi"/>
          <w:color w:val="auto"/>
          <w:sz w:val="22"/>
          <w:szCs w:val="22"/>
        </w:rPr>
        <w:id w:val="-1944605872"/>
        <w:docPartObj>
          <w:docPartGallery w:val="Table of Contents"/>
          <w:docPartUnique/>
        </w:docPartObj>
      </w:sdtPr>
      <w:sdtEndPr>
        <w:rPr>
          <w:b/>
          <w:bCs/>
        </w:rPr>
      </w:sdtEndPr>
      <w:sdtContent>
        <w:bookmarkEnd w:id="4" w:displacedByCustomXml="prev"/>
        <w:p w14:paraId="53DF61DF" w14:textId="77777777" w:rsidR="00C72D35" w:rsidRDefault="00135BE1" w:rsidP="00F4380F">
          <w:pPr>
            <w:pStyle w:val="subt2"/>
            <w:jc w:val="center"/>
            <w:rPr>
              <w:noProof/>
            </w:rPr>
          </w:pPr>
          <w:r w:rsidRPr="00135BE1">
            <w:rPr>
              <w:rStyle w:val="Hipervnculo"/>
              <w:rFonts w:eastAsiaTheme="minorHAnsi"/>
              <w:b/>
              <w:bCs/>
              <w:caps/>
              <w:noProof/>
              <w:color w:val="auto"/>
              <w:sz w:val="20"/>
              <w:szCs w:val="20"/>
            </w:rPr>
            <w:t>Índice de contenidos</w:t>
          </w:r>
          <w:bookmarkEnd w:id="8"/>
          <w:bookmarkEnd w:id="7"/>
          <w:bookmarkEnd w:id="6"/>
          <w:bookmarkEnd w:id="5"/>
          <w:r>
            <w:rPr>
              <w:rStyle w:val="Hipervnculo"/>
              <w:noProof/>
            </w:rPr>
            <w:fldChar w:fldCharType="begin"/>
          </w:r>
          <w:r w:rsidRPr="00135BE1">
            <w:rPr>
              <w:rStyle w:val="Hipervnculo"/>
              <w:rFonts w:asciiTheme="minorHAnsi" w:eastAsiaTheme="minorHAnsi" w:hAnsiTheme="minorHAnsi" w:cstheme="minorHAnsi"/>
              <w:b/>
              <w:bCs/>
              <w:caps/>
              <w:noProof/>
              <w:sz w:val="20"/>
              <w:szCs w:val="20"/>
            </w:rPr>
            <w:instrText xml:space="preserve"> TOC \o "1-2" \h \z \t "subt2;2" </w:instrText>
          </w:r>
          <w:r>
            <w:rPr>
              <w:rStyle w:val="Hipervnculo"/>
              <w:noProof/>
            </w:rPr>
            <w:fldChar w:fldCharType="separate"/>
          </w:r>
        </w:p>
        <w:p w14:paraId="7E170E39" w14:textId="67B6870B" w:rsidR="00C72D35" w:rsidRDefault="00C72D3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8269" w:history="1">
            <w:r w:rsidRPr="002313C0">
              <w:rPr>
                <w:rStyle w:val="Hipervnculo"/>
                <w:noProof/>
              </w:rPr>
              <w:t>1.</w:t>
            </w:r>
            <w:r>
              <w:rPr>
                <w:rFonts w:eastAsiaTheme="minorEastAsia" w:cstheme="minorBidi"/>
                <w:b w:val="0"/>
                <w:bCs w:val="0"/>
                <w:caps w:val="0"/>
                <w:noProof/>
                <w:kern w:val="2"/>
                <w:sz w:val="22"/>
                <w:szCs w:val="22"/>
                <w:lang w:eastAsia="es-ES"/>
                <w14:ligatures w14:val="standardContextual"/>
              </w:rPr>
              <w:tab/>
            </w:r>
            <w:r w:rsidRPr="002313C0">
              <w:rPr>
                <w:rStyle w:val="Hipervnculo"/>
                <w:noProof/>
              </w:rPr>
              <w:t>Resumen</w:t>
            </w:r>
            <w:r>
              <w:rPr>
                <w:noProof/>
                <w:webHidden/>
              </w:rPr>
              <w:tab/>
            </w:r>
            <w:r>
              <w:rPr>
                <w:noProof/>
                <w:webHidden/>
              </w:rPr>
              <w:fldChar w:fldCharType="begin"/>
            </w:r>
            <w:r>
              <w:rPr>
                <w:noProof/>
                <w:webHidden/>
              </w:rPr>
              <w:instrText xml:space="preserve"> PAGEREF _Toc159948269 \h </w:instrText>
            </w:r>
            <w:r>
              <w:rPr>
                <w:noProof/>
                <w:webHidden/>
              </w:rPr>
            </w:r>
            <w:r>
              <w:rPr>
                <w:noProof/>
                <w:webHidden/>
              </w:rPr>
              <w:fldChar w:fldCharType="separate"/>
            </w:r>
            <w:r>
              <w:rPr>
                <w:noProof/>
                <w:webHidden/>
              </w:rPr>
              <w:t>7</w:t>
            </w:r>
            <w:r>
              <w:rPr>
                <w:noProof/>
                <w:webHidden/>
              </w:rPr>
              <w:fldChar w:fldCharType="end"/>
            </w:r>
          </w:hyperlink>
        </w:p>
        <w:p w14:paraId="5589AD32" w14:textId="181CB20A" w:rsidR="00C72D35" w:rsidRDefault="00C72D3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8270" w:history="1">
            <w:r w:rsidRPr="002313C0">
              <w:rPr>
                <w:rStyle w:val="Hipervnculo"/>
                <w:noProof/>
              </w:rPr>
              <w:t>2.</w:t>
            </w:r>
            <w:r>
              <w:rPr>
                <w:rFonts w:eastAsiaTheme="minorEastAsia" w:cstheme="minorBidi"/>
                <w:b w:val="0"/>
                <w:bCs w:val="0"/>
                <w:caps w:val="0"/>
                <w:noProof/>
                <w:kern w:val="2"/>
                <w:sz w:val="22"/>
                <w:szCs w:val="22"/>
                <w:lang w:eastAsia="es-ES"/>
                <w14:ligatures w14:val="standardContextual"/>
              </w:rPr>
              <w:tab/>
            </w:r>
            <w:r w:rsidRPr="002313C0">
              <w:rPr>
                <w:rStyle w:val="Hipervnculo"/>
                <w:noProof/>
              </w:rPr>
              <w:t>Introducción</w:t>
            </w:r>
            <w:r>
              <w:rPr>
                <w:noProof/>
                <w:webHidden/>
              </w:rPr>
              <w:tab/>
            </w:r>
            <w:r>
              <w:rPr>
                <w:noProof/>
                <w:webHidden/>
              </w:rPr>
              <w:fldChar w:fldCharType="begin"/>
            </w:r>
            <w:r>
              <w:rPr>
                <w:noProof/>
                <w:webHidden/>
              </w:rPr>
              <w:instrText xml:space="preserve"> PAGEREF _Toc159948270 \h </w:instrText>
            </w:r>
            <w:r>
              <w:rPr>
                <w:noProof/>
                <w:webHidden/>
              </w:rPr>
            </w:r>
            <w:r>
              <w:rPr>
                <w:noProof/>
                <w:webHidden/>
              </w:rPr>
              <w:fldChar w:fldCharType="separate"/>
            </w:r>
            <w:r>
              <w:rPr>
                <w:noProof/>
                <w:webHidden/>
              </w:rPr>
              <w:t>9</w:t>
            </w:r>
            <w:r>
              <w:rPr>
                <w:noProof/>
                <w:webHidden/>
              </w:rPr>
              <w:fldChar w:fldCharType="end"/>
            </w:r>
          </w:hyperlink>
        </w:p>
        <w:p w14:paraId="1DC6472F" w14:textId="37371873" w:rsidR="00C72D35" w:rsidRDefault="00C72D3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8271" w:history="1">
            <w:r w:rsidRPr="002313C0">
              <w:rPr>
                <w:rStyle w:val="Hipervnculo"/>
                <w:noProof/>
              </w:rPr>
              <w:t>3.</w:t>
            </w:r>
            <w:r>
              <w:rPr>
                <w:rFonts w:eastAsiaTheme="minorEastAsia" w:cstheme="minorBidi"/>
                <w:b w:val="0"/>
                <w:bCs w:val="0"/>
                <w:caps w:val="0"/>
                <w:noProof/>
                <w:kern w:val="2"/>
                <w:sz w:val="22"/>
                <w:szCs w:val="22"/>
                <w:lang w:eastAsia="es-ES"/>
                <w14:ligatures w14:val="standardContextual"/>
              </w:rPr>
              <w:tab/>
            </w:r>
            <w:r w:rsidRPr="002313C0">
              <w:rPr>
                <w:rStyle w:val="Hipervnculo"/>
                <w:noProof/>
              </w:rPr>
              <w:t xml:space="preserve">Objetivos </w:t>
            </w:r>
            <w:r>
              <w:rPr>
                <w:noProof/>
                <w:webHidden/>
              </w:rPr>
              <w:tab/>
            </w:r>
            <w:r>
              <w:rPr>
                <w:noProof/>
                <w:webHidden/>
              </w:rPr>
              <w:fldChar w:fldCharType="begin"/>
            </w:r>
            <w:r>
              <w:rPr>
                <w:noProof/>
                <w:webHidden/>
              </w:rPr>
              <w:instrText xml:space="preserve"> PAGEREF _Toc159948271 \h </w:instrText>
            </w:r>
            <w:r>
              <w:rPr>
                <w:noProof/>
                <w:webHidden/>
              </w:rPr>
            </w:r>
            <w:r>
              <w:rPr>
                <w:noProof/>
                <w:webHidden/>
              </w:rPr>
              <w:fldChar w:fldCharType="separate"/>
            </w:r>
            <w:r>
              <w:rPr>
                <w:noProof/>
                <w:webHidden/>
              </w:rPr>
              <w:t>19</w:t>
            </w:r>
            <w:r>
              <w:rPr>
                <w:noProof/>
                <w:webHidden/>
              </w:rPr>
              <w:fldChar w:fldCharType="end"/>
            </w:r>
          </w:hyperlink>
        </w:p>
        <w:p w14:paraId="5AA59EC1" w14:textId="4580598A"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72" w:history="1">
            <w:r w:rsidRPr="002313C0">
              <w:rPr>
                <w:rStyle w:val="Hipervnculo"/>
                <w:noProof/>
              </w:rPr>
              <w:t>Antecedentes</w:t>
            </w:r>
            <w:r>
              <w:rPr>
                <w:noProof/>
                <w:webHidden/>
              </w:rPr>
              <w:tab/>
            </w:r>
            <w:r>
              <w:rPr>
                <w:noProof/>
                <w:webHidden/>
              </w:rPr>
              <w:fldChar w:fldCharType="begin"/>
            </w:r>
            <w:r>
              <w:rPr>
                <w:noProof/>
                <w:webHidden/>
              </w:rPr>
              <w:instrText xml:space="preserve"> PAGEREF _Toc159948272 \h </w:instrText>
            </w:r>
            <w:r>
              <w:rPr>
                <w:noProof/>
                <w:webHidden/>
              </w:rPr>
            </w:r>
            <w:r>
              <w:rPr>
                <w:noProof/>
                <w:webHidden/>
              </w:rPr>
              <w:fldChar w:fldCharType="separate"/>
            </w:r>
            <w:r>
              <w:rPr>
                <w:noProof/>
                <w:webHidden/>
              </w:rPr>
              <w:t>19</w:t>
            </w:r>
            <w:r>
              <w:rPr>
                <w:noProof/>
                <w:webHidden/>
              </w:rPr>
              <w:fldChar w:fldCharType="end"/>
            </w:r>
          </w:hyperlink>
        </w:p>
        <w:p w14:paraId="1EC8334C" w14:textId="35F17077"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73" w:history="1">
            <w:r w:rsidRPr="002313C0">
              <w:rPr>
                <w:rStyle w:val="Hipervnculo"/>
                <w:noProof/>
              </w:rPr>
              <w:t>Objetivo general</w:t>
            </w:r>
            <w:r>
              <w:rPr>
                <w:noProof/>
                <w:webHidden/>
              </w:rPr>
              <w:tab/>
            </w:r>
            <w:r>
              <w:rPr>
                <w:noProof/>
                <w:webHidden/>
              </w:rPr>
              <w:fldChar w:fldCharType="begin"/>
            </w:r>
            <w:r>
              <w:rPr>
                <w:noProof/>
                <w:webHidden/>
              </w:rPr>
              <w:instrText xml:space="preserve"> PAGEREF _Toc159948273 \h </w:instrText>
            </w:r>
            <w:r>
              <w:rPr>
                <w:noProof/>
                <w:webHidden/>
              </w:rPr>
            </w:r>
            <w:r>
              <w:rPr>
                <w:noProof/>
                <w:webHidden/>
              </w:rPr>
              <w:fldChar w:fldCharType="separate"/>
            </w:r>
            <w:r>
              <w:rPr>
                <w:noProof/>
                <w:webHidden/>
              </w:rPr>
              <w:t>19</w:t>
            </w:r>
            <w:r>
              <w:rPr>
                <w:noProof/>
                <w:webHidden/>
              </w:rPr>
              <w:fldChar w:fldCharType="end"/>
            </w:r>
          </w:hyperlink>
        </w:p>
        <w:p w14:paraId="0164B4A5" w14:textId="7B739A56"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74" w:history="1">
            <w:r w:rsidRPr="002313C0">
              <w:rPr>
                <w:rStyle w:val="Hipervnculo"/>
                <w:noProof/>
              </w:rPr>
              <w:t>Objetivos Parciales</w:t>
            </w:r>
            <w:r>
              <w:rPr>
                <w:noProof/>
                <w:webHidden/>
              </w:rPr>
              <w:tab/>
            </w:r>
            <w:r>
              <w:rPr>
                <w:noProof/>
                <w:webHidden/>
              </w:rPr>
              <w:fldChar w:fldCharType="begin"/>
            </w:r>
            <w:r>
              <w:rPr>
                <w:noProof/>
                <w:webHidden/>
              </w:rPr>
              <w:instrText xml:space="preserve"> PAGEREF _Toc159948274 \h </w:instrText>
            </w:r>
            <w:r>
              <w:rPr>
                <w:noProof/>
                <w:webHidden/>
              </w:rPr>
            </w:r>
            <w:r>
              <w:rPr>
                <w:noProof/>
                <w:webHidden/>
              </w:rPr>
              <w:fldChar w:fldCharType="separate"/>
            </w:r>
            <w:r>
              <w:rPr>
                <w:noProof/>
                <w:webHidden/>
              </w:rPr>
              <w:t>20</w:t>
            </w:r>
            <w:r>
              <w:rPr>
                <w:noProof/>
                <w:webHidden/>
              </w:rPr>
              <w:fldChar w:fldCharType="end"/>
            </w:r>
          </w:hyperlink>
        </w:p>
        <w:p w14:paraId="0F72BCBD" w14:textId="63BCDFC9" w:rsidR="00C72D35" w:rsidRDefault="00C72D3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8275" w:history="1">
            <w:r w:rsidRPr="002313C0">
              <w:rPr>
                <w:rStyle w:val="Hipervnculo"/>
                <w:noProof/>
              </w:rPr>
              <w:t>4.</w:t>
            </w:r>
            <w:r>
              <w:rPr>
                <w:rFonts w:eastAsiaTheme="minorEastAsia" w:cstheme="minorBidi"/>
                <w:b w:val="0"/>
                <w:bCs w:val="0"/>
                <w:caps w:val="0"/>
                <w:noProof/>
                <w:kern w:val="2"/>
                <w:sz w:val="22"/>
                <w:szCs w:val="22"/>
                <w:lang w:eastAsia="es-ES"/>
                <w14:ligatures w14:val="standardContextual"/>
              </w:rPr>
              <w:tab/>
            </w:r>
            <w:r w:rsidRPr="002313C0">
              <w:rPr>
                <w:rStyle w:val="Hipervnculo"/>
                <w:noProof/>
              </w:rPr>
              <w:t>Descripción de la propuesta</w:t>
            </w:r>
            <w:r>
              <w:rPr>
                <w:noProof/>
                <w:webHidden/>
              </w:rPr>
              <w:tab/>
            </w:r>
            <w:r>
              <w:rPr>
                <w:noProof/>
                <w:webHidden/>
              </w:rPr>
              <w:fldChar w:fldCharType="begin"/>
            </w:r>
            <w:r>
              <w:rPr>
                <w:noProof/>
                <w:webHidden/>
              </w:rPr>
              <w:instrText xml:space="preserve"> PAGEREF _Toc159948275 \h </w:instrText>
            </w:r>
            <w:r>
              <w:rPr>
                <w:noProof/>
                <w:webHidden/>
              </w:rPr>
            </w:r>
            <w:r>
              <w:rPr>
                <w:noProof/>
                <w:webHidden/>
              </w:rPr>
              <w:fldChar w:fldCharType="separate"/>
            </w:r>
            <w:r>
              <w:rPr>
                <w:noProof/>
                <w:webHidden/>
              </w:rPr>
              <w:t>21</w:t>
            </w:r>
            <w:r>
              <w:rPr>
                <w:noProof/>
                <w:webHidden/>
              </w:rPr>
              <w:fldChar w:fldCharType="end"/>
            </w:r>
          </w:hyperlink>
        </w:p>
        <w:p w14:paraId="3FBF6B3D" w14:textId="749064BE"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76" w:history="1">
            <w:r w:rsidRPr="002313C0">
              <w:rPr>
                <w:rStyle w:val="Hipervnculo"/>
                <w:noProof/>
              </w:rPr>
              <w:t>Sistema de adquisición</w:t>
            </w:r>
            <w:r>
              <w:rPr>
                <w:noProof/>
                <w:webHidden/>
              </w:rPr>
              <w:tab/>
            </w:r>
            <w:r>
              <w:rPr>
                <w:noProof/>
                <w:webHidden/>
              </w:rPr>
              <w:fldChar w:fldCharType="begin"/>
            </w:r>
            <w:r>
              <w:rPr>
                <w:noProof/>
                <w:webHidden/>
              </w:rPr>
              <w:instrText xml:space="preserve"> PAGEREF _Toc159948276 \h </w:instrText>
            </w:r>
            <w:r>
              <w:rPr>
                <w:noProof/>
                <w:webHidden/>
              </w:rPr>
            </w:r>
            <w:r>
              <w:rPr>
                <w:noProof/>
                <w:webHidden/>
              </w:rPr>
              <w:fldChar w:fldCharType="separate"/>
            </w:r>
            <w:r>
              <w:rPr>
                <w:noProof/>
                <w:webHidden/>
              </w:rPr>
              <w:t>21</w:t>
            </w:r>
            <w:r>
              <w:rPr>
                <w:noProof/>
                <w:webHidden/>
              </w:rPr>
              <w:fldChar w:fldCharType="end"/>
            </w:r>
          </w:hyperlink>
        </w:p>
        <w:p w14:paraId="2D81DA91" w14:textId="535EB2C0"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77" w:history="1">
            <w:r w:rsidRPr="002313C0">
              <w:rPr>
                <w:rStyle w:val="Hipervnculo"/>
                <w:noProof/>
              </w:rPr>
              <w:t>Elección y descripción del algoritmo a implementar</w:t>
            </w:r>
            <w:r>
              <w:rPr>
                <w:noProof/>
                <w:webHidden/>
              </w:rPr>
              <w:tab/>
            </w:r>
            <w:r>
              <w:rPr>
                <w:noProof/>
                <w:webHidden/>
              </w:rPr>
              <w:fldChar w:fldCharType="begin"/>
            </w:r>
            <w:r>
              <w:rPr>
                <w:noProof/>
                <w:webHidden/>
              </w:rPr>
              <w:instrText xml:space="preserve"> PAGEREF _Toc159948277 \h </w:instrText>
            </w:r>
            <w:r>
              <w:rPr>
                <w:noProof/>
                <w:webHidden/>
              </w:rPr>
            </w:r>
            <w:r>
              <w:rPr>
                <w:noProof/>
                <w:webHidden/>
              </w:rPr>
              <w:fldChar w:fldCharType="separate"/>
            </w:r>
            <w:r>
              <w:rPr>
                <w:noProof/>
                <w:webHidden/>
              </w:rPr>
              <w:t>22</w:t>
            </w:r>
            <w:r>
              <w:rPr>
                <w:noProof/>
                <w:webHidden/>
              </w:rPr>
              <w:fldChar w:fldCharType="end"/>
            </w:r>
          </w:hyperlink>
        </w:p>
        <w:p w14:paraId="69AAAEE9" w14:textId="213551E6"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78" w:history="1">
            <w:r w:rsidRPr="002313C0">
              <w:rPr>
                <w:rStyle w:val="Hipervnculo"/>
                <w:noProof/>
              </w:rPr>
              <w:t>Restricciones temporales del filtro</w:t>
            </w:r>
            <w:r>
              <w:rPr>
                <w:noProof/>
                <w:webHidden/>
              </w:rPr>
              <w:tab/>
            </w:r>
            <w:r>
              <w:rPr>
                <w:noProof/>
                <w:webHidden/>
              </w:rPr>
              <w:fldChar w:fldCharType="begin"/>
            </w:r>
            <w:r>
              <w:rPr>
                <w:noProof/>
                <w:webHidden/>
              </w:rPr>
              <w:instrText xml:space="preserve"> PAGEREF _Toc159948278 \h </w:instrText>
            </w:r>
            <w:r>
              <w:rPr>
                <w:noProof/>
                <w:webHidden/>
              </w:rPr>
            </w:r>
            <w:r>
              <w:rPr>
                <w:noProof/>
                <w:webHidden/>
              </w:rPr>
              <w:fldChar w:fldCharType="separate"/>
            </w:r>
            <w:r>
              <w:rPr>
                <w:noProof/>
                <w:webHidden/>
              </w:rPr>
              <w:t>28</w:t>
            </w:r>
            <w:r>
              <w:rPr>
                <w:noProof/>
                <w:webHidden/>
              </w:rPr>
              <w:fldChar w:fldCharType="end"/>
            </w:r>
          </w:hyperlink>
        </w:p>
        <w:p w14:paraId="5405105D" w14:textId="2DF73157"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79" w:history="1">
            <w:r w:rsidRPr="002313C0">
              <w:rPr>
                <w:rStyle w:val="Hipervnculo"/>
                <w:noProof/>
              </w:rPr>
              <w:t>Restricciones de área del filtro</w:t>
            </w:r>
            <w:r>
              <w:rPr>
                <w:noProof/>
                <w:webHidden/>
              </w:rPr>
              <w:tab/>
            </w:r>
            <w:r>
              <w:rPr>
                <w:noProof/>
                <w:webHidden/>
              </w:rPr>
              <w:fldChar w:fldCharType="begin"/>
            </w:r>
            <w:r>
              <w:rPr>
                <w:noProof/>
                <w:webHidden/>
              </w:rPr>
              <w:instrText xml:space="preserve"> PAGEREF _Toc159948279 \h </w:instrText>
            </w:r>
            <w:r>
              <w:rPr>
                <w:noProof/>
                <w:webHidden/>
              </w:rPr>
            </w:r>
            <w:r>
              <w:rPr>
                <w:noProof/>
                <w:webHidden/>
              </w:rPr>
              <w:fldChar w:fldCharType="separate"/>
            </w:r>
            <w:r>
              <w:rPr>
                <w:noProof/>
                <w:webHidden/>
              </w:rPr>
              <w:t>30</w:t>
            </w:r>
            <w:r>
              <w:rPr>
                <w:noProof/>
                <w:webHidden/>
              </w:rPr>
              <w:fldChar w:fldCharType="end"/>
            </w:r>
          </w:hyperlink>
        </w:p>
        <w:p w14:paraId="615192F4" w14:textId="6453A255" w:rsidR="00C72D35" w:rsidRDefault="00C72D3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8280" w:history="1">
            <w:r w:rsidRPr="002313C0">
              <w:rPr>
                <w:rStyle w:val="Hipervnculo"/>
                <w:noProof/>
              </w:rPr>
              <w:t>5.</w:t>
            </w:r>
            <w:r>
              <w:rPr>
                <w:rFonts w:eastAsiaTheme="minorEastAsia" w:cstheme="minorBidi"/>
                <w:b w:val="0"/>
                <w:bCs w:val="0"/>
                <w:caps w:val="0"/>
                <w:noProof/>
                <w:kern w:val="2"/>
                <w:sz w:val="22"/>
                <w:szCs w:val="22"/>
                <w:lang w:eastAsia="es-ES"/>
                <w14:ligatures w14:val="standardContextual"/>
              </w:rPr>
              <w:tab/>
            </w:r>
            <w:r w:rsidRPr="002313C0">
              <w:rPr>
                <w:rStyle w:val="Hipervnculo"/>
                <w:noProof/>
              </w:rPr>
              <w:t>Resultados</w:t>
            </w:r>
            <w:r>
              <w:rPr>
                <w:noProof/>
                <w:webHidden/>
              </w:rPr>
              <w:tab/>
            </w:r>
            <w:r>
              <w:rPr>
                <w:noProof/>
                <w:webHidden/>
              </w:rPr>
              <w:fldChar w:fldCharType="begin"/>
            </w:r>
            <w:r>
              <w:rPr>
                <w:noProof/>
                <w:webHidden/>
              </w:rPr>
              <w:instrText xml:space="preserve"> PAGEREF _Toc159948280 \h </w:instrText>
            </w:r>
            <w:r>
              <w:rPr>
                <w:noProof/>
                <w:webHidden/>
              </w:rPr>
            </w:r>
            <w:r>
              <w:rPr>
                <w:noProof/>
                <w:webHidden/>
              </w:rPr>
              <w:fldChar w:fldCharType="separate"/>
            </w:r>
            <w:r>
              <w:rPr>
                <w:noProof/>
                <w:webHidden/>
              </w:rPr>
              <w:t>35</w:t>
            </w:r>
            <w:r>
              <w:rPr>
                <w:noProof/>
                <w:webHidden/>
              </w:rPr>
              <w:fldChar w:fldCharType="end"/>
            </w:r>
          </w:hyperlink>
        </w:p>
        <w:p w14:paraId="117F8C4F" w14:textId="01646313"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81" w:history="1">
            <w:r w:rsidRPr="002313C0">
              <w:rPr>
                <w:rStyle w:val="Hipervnculo"/>
                <w:noProof/>
              </w:rPr>
              <w:t>Orden 15, Frecuencia de corte 500 Hz.</w:t>
            </w:r>
            <w:r>
              <w:rPr>
                <w:noProof/>
                <w:webHidden/>
              </w:rPr>
              <w:tab/>
            </w:r>
            <w:r>
              <w:rPr>
                <w:noProof/>
                <w:webHidden/>
              </w:rPr>
              <w:fldChar w:fldCharType="begin"/>
            </w:r>
            <w:r>
              <w:rPr>
                <w:noProof/>
                <w:webHidden/>
              </w:rPr>
              <w:instrText xml:space="preserve"> PAGEREF _Toc159948281 \h </w:instrText>
            </w:r>
            <w:r>
              <w:rPr>
                <w:noProof/>
                <w:webHidden/>
              </w:rPr>
            </w:r>
            <w:r>
              <w:rPr>
                <w:noProof/>
                <w:webHidden/>
              </w:rPr>
              <w:fldChar w:fldCharType="separate"/>
            </w:r>
            <w:r>
              <w:rPr>
                <w:noProof/>
                <w:webHidden/>
              </w:rPr>
              <w:t>37</w:t>
            </w:r>
            <w:r>
              <w:rPr>
                <w:noProof/>
                <w:webHidden/>
              </w:rPr>
              <w:fldChar w:fldCharType="end"/>
            </w:r>
          </w:hyperlink>
        </w:p>
        <w:p w14:paraId="65367B3A" w14:textId="132C82F5"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82" w:history="1">
            <w:r w:rsidRPr="002313C0">
              <w:rPr>
                <w:rStyle w:val="Hipervnculo"/>
                <w:noProof/>
              </w:rPr>
              <w:t>Orden 31, Frecuencia de corte 50 Hz.</w:t>
            </w:r>
            <w:r>
              <w:rPr>
                <w:noProof/>
                <w:webHidden/>
              </w:rPr>
              <w:tab/>
            </w:r>
            <w:r>
              <w:rPr>
                <w:noProof/>
                <w:webHidden/>
              </w:rPr>
              <w:fldChar w:fldCharType="begin"/>
            </w:r>
            <w:r>
              <w:rPr>
                <w:noProof/>
                <w:webHidden/>
              </w:rPr>
              <w:instrText xml:space="preserve"> PAGEREF _Toc159948282 \h </w:instrText>
            </w:r>
            <w:r>
              <w:rPr>
                <w:noProof/>
                <w:webHidden/>
              </w:rPr>
            </w:r>
            <w:r>
              <w:rPr>
                <w:noProof/>
                <w:webHidden/>
              </w:rPr>
              <w:fldChar w:fldCharType="separate"/>
            </w:r>
            <w:r>
              <w:rPr>
                <w:noProof/>
                <w:webHidden/>
              </w:rPr>
              <w:t>42</w:t>
            </w:r>
            <w:r>
              <w:rPr>
                <w:noProof/>
                <w:webHidden/>
              </w:rPr>
              <w:fldChar w:fldCharType="end"/>
            </w:r>
          </w:hyperlink>
        </w:p>
        <w:p w14:paraId="762259AD" w14:textId="6F3601A5"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83" w:history="1">
            <w:r w:rsidRPr="002313C0">
              <w:rPr>
                <w:rStyle w:val="Hipervnculo"/>
                <w:noProof/>
              </w:rPr>
              <w:t>Orden 63, Frecuencia de corte 50 Hz.</w:t>
            </w:r>
            <w:r>
              <w:rPr>
                <w:noProof/>
                <w:webHidden/>
              </w:rPr>
              <w:tab/>
            </w:r>
            <w:r>
              <w:rPr>
                <w:noProof/>
                <w:webHidden/>
              </w:rPr>
              <w:fldChar w:fldCharType="begin"/>
            </w:r>
            <w:r>
              <w:rPr>
                <w:noProof/>
                <w:webHidden/>
              </w:rPr>
              <w:instrText xml:space="preserve"> PAGEREF _Toc159948283 \h </w:instrText>
            </w:r>
            <w:r>
              <w:rPr>
                <w:noProof/>
                <w:webHidden/>
              </w:rPr>
            </w:r>
            <w:r>
              <w:rPr>
                <w:noProof/>
                <w:webHidden/>
              </w:rPr>
              <w:fldChar w:fldCharType="separate"/>
            </w:r>
            <w:r>
              <w:rPr>
                <w:noProof/>
                <w:webHidden/>
              </w:rPr>
              <w:t>44</w:t>
            </w:r>
            <w:r>
              <w:rPr>
                <w:noProof/>
                <w:webHidden/>
              </w:rPr>
              <w:fldChar w:fldCharType="end"/>
            </w:r>
          </w:hyperlink>
        </w:p>
        <w:p w14:paraId="1ED73A7C" w14:textId="325D1AC1"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84" w:history="1">
            <w:r w:rsidRPr="002313C0">
              <w:rPr>
                <w:rStyle w:val="Hipervnculo"/>
                <w:noProof/>
              </w:rPr>
              <w:t>Modelo de aproximación en Matlab.</w:t>
            </w:r>
            <w:r>
              <w:rPr>
                <w:noProof/>
                <w:webHidden/>
              </w:rPr>
              <w:tab/>
            </w:r>
            <w:r>
              <w:rPr>
                <w:noProof/>
                <w:webHidden/>
              </w:rPr>
              <w:fldChar w:fldCharType="begin"/>
            </w:r>
            <w:r>
              <w:rPr>
                <w:noProof/>
                <w:webHidden/>
              </w:rPr>
              <w:instrText xml:space="preserve"> PAGEREF _Toc159948284 \h </w:instrText>
            </w:r>
            <w:r>
              <w:rPr>
                <w:noProof/>
                <w:webHidden/>
              </w:rPr>
            </w:r>
            <w:r>
              <w:rPr>
                <w:noProof/>
                <w:webHidden/>
              </w:rPr>
              <w:fldChar w:fldCharType="separate"/>
            </w:r>
            <w:r>
              <w:rPr>
                <w:noProof/>
                <w:webHidden/>
              </w:rPr>
              <w:t>46</w:t>
            </w:r>
            <w:r>
              <w:rPr>
                <w:noProof/>
                <w:webHidden/>
              </w:rPr>
              <w:fldChar w:fldCharType="end"/>
            </w:r>
          </w:hyperlink>
        </w:p>
        <w:p w14:paraId="41EB6B9B" w14:textId="4FD50F40"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85" w:history="1">
            <w:r w:rsidRPr="002313C0">
              <w:rPr>
                <w:rStyle w:val="Hipervnculo"/>
                <w:noProof/>
              </w:rPr>
              <w:t>Implementación final del filtro FIR en HLS</w:t>
            </w:r>
            <w:r>
              <w:rPr>
                <w:noProof/>
                <w:webHidden/>
              </w:rPr>
              <w:tab/>
            </w:r>
            <w:r>
              <w:rPr>
                <w:noProof/>
                <w:webHidden/>
              </w:rPr>
              <w:fldChar w:fldCharType="begin"/>
            </w:r>
            <w:r>
              <w:rPr>
                <w:noProof/>
                <w:webHidden/>
              </w:rPr>
              <w:instrText xml:space="preserve"> PAGEREF _Toc159948285 \h </w:instrText>
            </w:r>
            <w:r>
              <w:rPr>
                <w:noProof/>
                <w:webHidden/>
              </w:rPr>
            </w:r>
            <w:r>
              <w:rPr>
                <w:noProof/>
                <w:webHidden/>
              </w:rPr>
              <w:fldChar w:fldCharType="separate"/>
            </w:r>
            <w:r>
              <w:rPr>
                <w:noProof/>
                <w:webHidden/>
              </w:rPr>
              <w:t>47</w:t>
            </w:r>
            <w:r>
              <w:rPr>
                <w:noProof/>
                <w:webHidden/>
              </w:rPr>
              <w:fldChar w:fldCharType="end"/>
            </w:r>
          </w:hyperlink>
        </w:p>
        <w:p w14:paraId="7F8BFADD" w14:textId="510FCFF3"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86" w:history="1">
            <w:r w:rsidRPr="002313C0">
              <w:rPr>
                <w:rStyle w:val="Hipervnculo"/>
                <w:noProof/>
              </w:rPr>
              <w:t>Resultados de la síntesis y verificación del filtro FIR en HLS</w:t>
            </w:r>
            <w:r>
              <w:rPr>
                <w:noProof/>
                <w:webHidden/>
              </w:rPr>
              <w:tab/>
            </w:r>
            <w:r>
              <w:rPr>
                <w:noProof/>
                <w:webHidden/>
              </w:rPr>
              <w:fldChar w:fldCharType="begin"/>
            </w:r>
            <w:r>
              <w:rPr>
                <w:noProof/>
                <w:webHidden/>
              </w:rPr>
              <w:instrText xml:space="preserve"> PAGEREF _Toc159948286 \h </w:instrText>
            </w:r>
            <w:r>
              <w:rPr>
                <w:noProof/>
                <w:webHidden/>
              </w:rPr>
            </w:r>
            <w:r>
              <w:rPr>
                <w:noProof/>
                <w:webHidden/>
              </w:rPr>
              <w:fldChar w:fldCharType="separate"/>
            </w:r>
            <w:r>
              <w:rPr>
                <w:noProof/>
                <w:webHidden/>
              </w:rPr>
              <w:t>48</w:t>
            </w:r>
            <w:r>
              <w:rPr>
                <w:noProof/>
                <w:webHidden/>
              </w:rPr>
              <w:fldChar w:fldCharType="end"/>
            </w:r>
          </w:hyperlink>
        </w:p>
        <w:p w14:paraId="3823DD28" w14:textId="5585EA40" w:rsidR="00C72D35" w:rsidRDefault="00C72D35">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8287" w:history="1">
            <w:r w:rsidRPr="002313C0">
              <w:rPr>
                <w:rStyle w:val="Hipervnculo"/>
                <w:noProof/>
              </w:rPr>
              <w:t>Arquitectura global.</w:t>
            </w:r>
            <w:r>
              <w:rPr>
                <w:noProof/>
                <w:webHidden/>
              </w:rPr>
              <w:tab/>
            </w:r>
            <w:r>
              <w:rPr>
                <w:noProof/>
                <w:webHidden/>
              </w:rPr>
              <w:fldChar w:fldCharType="begin"/>
            </w:r>
            <w:r>
              <w:rPr>
                <w:noProof/>
                <w:webHidden/>
              </w:rPr>
              <w:instrText xml:space="preserve"> PAGEREF _Toc159948287 \h </w:instrText>
            </w:r>
            <w:r>
              <w:rPr>
                <w:noProof/>
                <w:webHidden/>
              </w:rPr>
            </w:r>
            <w:r>
              <w:rPr>
                <w:noProof/>
                <w:webHidden/>
              </w:rPr>
              <w:fldChar w:fldCharType="separate"/>
            </w:r>
            <w:r>
              <w:rPr>
                <w:noProof/>
                <w:webHidden/>
              </w:rPr>
              <w:t>51</w:t>
            </w:r>
            <w:r>
              <w:rPr>
                <w:noProof/>
                <w:webHidden/>
              </w:rPr>
              <w:fldChar w:fldCharType="end"/>
            </w:r>
          </w:hyperlink>
        </w:p>
        <w:p w14:paraId="52E81E86" w14:textId="64CCABF1" w:rsidR="00C72D35" w:rsidRDefault="00C72D3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8288" w:history="1">
            <w:r w:rsidRPr="002313C0">
              <w:rPr>
                <w:rStyle w:val="Hipervnculo"/>
                <w:noProof/>
              </w:rPr>
              <w:t>6.</w:t>
            </w:r>
            <w:r>
              <w:rPr>
                <w:rFonts w:eastAsiaTheme="minorEastAsia" w:cstheme="minorBidi"/>
                <w:b w:val="0"/>
                <w:bCs w:val="0"/>
                <w:caps w:val="0"/>
                <w:noProof/>
                <w:kern w:val="2"/>
                <w:sz w:val="22"/>
                <w:szCs w:val="22"/>
                <w:lang w:eastAsia="es-ES"/>
                <w14:ligatures w14:val="standardContextual"/>
              </w:rPr>
              <w:tab/>
            </w:r>
            <w:r w:rsidRPr="002313C0">
              <w:rPr>
                <w:rStyle w:val="Hipervnculo"/>
                <w:noProof/>
              </w:rPr>
              <w:t>Conclusiones</w:t>
            </w:r>
            <w:r>
              <w:rPr>
                <w:noProof/>
                <w:webHidden/>
              </w:rPr>
              <w:tab/>
            </w:r>
            <w:r>
              <w:rPr>
                <w:noProof/>
                <w:webHidden/>
              </w:rPr>
              <w:fldChar w:fldCharType="begin"/>
            </w:r>
            <w:r>
              <w:rPr>
                <w:noProof/>
                <w:webHidden/>
              </w:rPr>
              <w:instrText xml:space="preserve"> PAGEREF _Toc159948288 \h </w:instrText>
            </w:r>
            <w:r>
              <w:rPr>
                <w:noProof/>
                <w:webHidden/>
              </w:rPr>
            </w:r>
            <w:r>
              <w:rPr>
                <w:noProof/>
                <w:webHidden/>
              </w:rPr>
              <w:fldChar w:fldCharType="separate"/>
            </w:r>
            <w:r>
              <w:rPr>
                <w:noProof/>
                <w:webHidden/>
              </w:rPr>
              <w:t>53</w:t>
            </w:r>
            <w:r>
              <w:rPr>
                <w:noProof/>
                <w:webHidden/>
              </w:rPr>
              <w:fldChar w:fldCharType="end"/>
            </w:r>
          </w:hyperlink>
        </w:p>
        <w:p w14:paraId="2DE7D019" w14:textId="337C4B6F" w:rsidR="00C72D35" w:rsidRDefault="00C72D35">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8289" w:history="1">
            <w:r w:rsidRPr="002313C0">
              <w:rPr>
                <w:rStyle w:val="Hipervnculo"/>
                <w:noProof/>
              </w:rPr>
              <w:t>7.</w:t>
            </w:r>
            <w:r>
              <w:rPr>
                <w:rFonts w:eastAsiaTheme="minorEastAsia" w:cstheme="minorBidi"/>
                <w:b w:val="0"/>
                <w:bCs w:val="0"/>
                <w:caps w:val="0"/>
                <w:noProof/>
                <w:kern w:val="2"/>
                <w:sz w:val="22"/>
                <w:szCs w:val="22"/>
                <w:lang w:eastAsia="es-ES"/>
                <w14:ligatures w14:val="standardContextual"/>
              </w:rPr>
              <w:tab/>
            </w:r>
            <w:r w:rsidRPr="002313C0">
              <w:rPr>
                <w:rStyle w:val="Hipervnculo"/>
                <w:noProof/>
              </w:rPr>
              <w:t>Bibliografía</w:t>
            </w:r>
            <w:r>
              <w:rPr>
                <w:noProof/>
                <w:webHidden/>
              </w:rPr>
              <w:tab/>
            </w:r>
            <w:r>
              <w:rPr>
                <w:noProof/>
                <w:webHidden/>
              </w:rPr>
              <w:fldChar w:fldCharType="begin"/>
            </w:r>
            <w:r>
              <w:rPr>
                <w:noProof/>
                <w:webHidden/>
              </w:rPr>
              <w:instrText xml:space="preserve"> PAGEREF _Toc159948289 \h </w:instrText>
            </w:r>
            <w:r>
              <w:rPr>
                <w:noProof/>
                <w:webHidden/>
              </w:rPr>
            </w:r>
            <w:r>
              <w:rPr>
                <w:noProof/>
                <w:webHidden/>
              </w:rPr>
              <w:fldChar w:fldCharType="separate"/>
            </w:r>
            <w:r>
              <w:rPr>
                <w:noProof/>
                <w:webHidden/>
              </w:rPr>
              <w:t>55</w:t>
            </w:r>
            <w:r>
              <w:rPr>
                <w:noProof/>
                <w:webHidden/>
              </w:rPr>
              <w:fldChar w:fldCharType="end"/>
            </w:r>
          </w:hyperlink>
        </w:p>
        <w:p w14:paraId="31272B9F" w14:textId="00B6BBF4" w:rsidR="00C72D35" w:rsidRDefault="00C72D35">
          <w:pPr>
            <w:pStyle w:val="TDC1"/>
            <w:tabs>
              <w:tab w:val="right" w:leader="dot" w:pos="8494"/>
            </w:tabs>
            <w:rPr>
              <w:rFonts w:eastAsiaTheme="minorEastAsia" w:cstheme="minorBidi"/>
              <w:b w:val="0"/>
              <w:bCs w:val="0"/>
              <w:caps w:val="0"/>
              <w:noProof/>
              <w:kern w:val="2"/>
              <w:sz w:val="22"/>
              <w:szCs w:val="22"/>
              <w:lang w:eastAsia="es-ES"/>
              <w14:ligatures w14:val="standardContextual"/>
            </w:rPr>
          </w:pPr>
          <w:hyperlink w:anchor="_Toc159948290" w:history="1">
            <w:r w:rsidRPr="002313C0">
              <w:rPr>
                <w:rStyle w:val="Hipervnculo"/>
                <w:rFonts w:cs="Times New Roman"/>
                <w:noProof/>
              </w:rPr>
              <w:t>Anexos.</w:t>
            </w:r>
            <w:r>
              <w:rPr>
                <w:noProof/>
                <w:webHidden/>
              </w:rPr>
              <w:tab/>
            </w:r>
            <w:r>
              <w:rPr>
                <w:noProof/>
                <w:webHidden/>
              </w:rPr>
              <w:fldChar w:fldCharType="begin"/>
            </w:r>
            <w:r>
              <w:rPr>
                <w:noProof/>
                <w:webHidden/>
              </w:rPr>
              <w:instrText xml:space="preserve"> PAGEREF _Toc159948290 \h </w:instrText>
            </w:r>
            <w:r>
              <w:rPr>
                <w:noProof/>
                <w:webHidden/>
              </w:rPr>
            </w:r>
            <w:r>
              <w:rPr>
                <w:noProof/>
                <w:webHidden/>
              </w:rPr>
              <w:fldChar w:fldCharType="separate"/>
            </w:r>
            <w:r>
              <w:rPr>
                <w:noProof/>
                <w:webHidden/>
              </w:rPr>
              <w:t>57</w:t>
            </w:r>
            <w:r>
              <w:rPr>
                <w:noProof/>
                <w:webHidden/>
              </w:rPr>
              <w:fldChar w:fldCharType="end"/>
            </w:r>
          </w:hyperlink>
        </w:p>
        <w:p w14:paraId="63AD452A" w14:textId="6837A8EB" w:rsidR="00135BE1" w:rsidRDefault="00135BE1">
          <w:r>
            <w:rPr>
              <w:rFonts w:asciiTheme="minorHAnsi" w:hAnsiTheme="minorHAnsi" w:cstheme="minorHAnsi"/>
              <w:b/>
              <w:bCs/>
              <w:caps/>
              <w:smallCaps/>
              <w:sz w:val="20"/>
              <w:szCs w:val="20"/>
              <w:u w:val="single"/>
            </w:rPr>
            <w:fldChar w:fldCharType="end"/>
          </w:r>
        </w:p>
        <w:bookmarkEnd w:id="3" w:displacedByCustomXml="next"/>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9" w:name="_Hlk146930689"/>
      <w:bookmarkStart w:id="10" w:name="_Toc159948269"/>
      <w:bookmarkEnd w:id="9"/>
      <w:r w:rsidRPr="00082113">
        <w:rPr>
          <w:sz w:val="32"/>
          <w:szCs w:val="32"/>
        </w:rPr>
        <w:lastRenderedPageBreak/>
        <w:t>Resumen</w:t>
      </w:r>
      <w:bookmarkEnd w:id="10"/>
    </w:p>
    <w:p w14:paraId="080AF81D" w14:textId="47204B90" w:rsidR="00FB2556" w:rsidRDefault="00FB2556" w:rsidP="00686624">
      <w:pPr>
        <w:pStyle w:val="Normal1"/>
      </w:pPr>
      <w:commentRangeStart w:id="11"/>
      <w:r w:rsidRPr="00FB2556">
        <w:t>En 2020 una encuesta del Instituto Nacional de Estadística (INE), reveló que 4,38 millones de personas en España (casi 95 de cada mil habitantes) afirmaban tener algún tipo de discapacidad (</w:t>
      </w:r>
      <w:hyperlink w:anchor="fig1" w:history="1">
        <w:r w:rsidRPr="00FB2556">
          <w:t>figura 1</w:t>
        </w:r>
      </w:hyperlink>
      <w:r w:rsidRPr="00FB2556">
        <w:t xml:space="preserve">). Según la nota de prensa del el INE </w:t>
      </w:r>
      <w:hyperlink w:anchor="biblio" w:history="1">
        <w:r w:rsidRPr="00FB2556">
          <w:t>[</w:t>
        </w:r>
        <w:r w:rsidR="00A5318B">
          <w:t>1</w:t>
        </w:r>
        <w:r w:rsidRPr="00FB2556">
          <w:t>]</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11"/>
      <w:r w:rsidRPr="00FB2556">
        <w:commentReference w:id="11"/>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12"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7"/>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12"/>
    </w:p>
    <w:p w14:paraId="6C8FB82B" w14:textId="1F6AC7E1" w:rsidR="00FB2556" w:rsidRPr="001E7F01" w:rsidRDefault="00FB2556" w:rsidP="00FB2556">
      <w:pPr>
        <w:pStyle w:val="Descripcin"/>
        <w:jc w:val="center"/>
      </w:pPr>
      <w:bookmarkStart w:id="13" w:name="_Toc159795894"/>
      <w:r>
        <w:t xml:space="preserve">Figura </w:t>
      </w:r>
      <w:r>
        <w:fldChar w:fldCharType="begin"/>
      </w:r>
      <w:r>
        <w:instrText xml:space="preserve"> SEQ Figura \* ARABIC </w:instrText>
      </w:r>
      <w:r>
        <w:fldChar w:fldCharType="separate"/>
      </w:r>
      <w:r w:rsidR="00270D8F">
        <w:rPr>
          <w:noProof/>
        </w:rPr>
        <w:t>1</w:t>
      </w:r>
      <w:r>
        <w:rPr>
          <w:noProof/>
        </w:rPr>
        <w:fldChar w:fldCharType="end"/>
      </w:r>
      <w:r>
        <w:t xml:space="preserve">: Valor absoluto en miles de personas de 6 o más años con discapacidad. Datos del </w:t>
      </w:r>
      <w:r w:rsidRPr="000B4D82">
        <w:t>INE [</w:t>
      </w:r>
      <w:hyperlink w:anchor="biblio" w:history="1">
        <w:r w:rsidR="00A5318B">
          <w:t>2</w:t>
        </w:r>
      </w:hyperlink>
      <w:r w:rsidRPr="000B4D82">
        <w:t>]</w:t>
      </w:r>
      <w:r w:rsidR="000B4D82">
        <w:t>.</w:t>
      </w:r>
      <w:bookmarkEnd w:id="13"/>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0F77C369"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r w:rsidR="0028294A">
        <w:rPr>
          <w:rStyle w:val="eop"/>
          <w:rFonts w:cstheme="majorHAnsi"/>
          <w:color w:val="000000"/>
          <w:shd w:val="clear" w:color="auto" w:fill="FFFFFF"/>
        </w:rPr>
        <w:t>[]</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figura 2</w:t>
        </w:r>
      </w:hyperlink>
      <w:r w:rsidRPr="0051781C">
        <w:t>).</w:t>
      </w:r>
      <w:bookmarkStart w:id="14" w:name="fig2"/>
      <w:r w:rsidR="0051781C" w:rsidRPr="0051781C">
        <w:rPr>
          <w:noProof/>
        </w:rPr>
        <w:t xml:space="preserve"> </w:t>
      </w:r>
      <w:bookmarkEnd w:id="14"/>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7A1EA801" w:rsidR="00FB2556" w:rsidRPr="00403ECE" w:rsidRDefault="00FB2556" w:rsidP="00FB2556">
      <w:pPr>
        <w:pStyle w:val="Descripcin"/>
        <w:jc w:val="center"/>
      </w:pPr>
      <w:bookmarkStart w:id="15" w:name="_Toc159795895"/>
      <w:r>
        <w:t xml:space="preserve">Figura </w:t>
      </w:r>
      <w:r>
        <w:rPr>
          <w:noProof/>
        </w:rPr>
        <w:t>2</w:t>
      </w:r>
      <w:r>
        <w:t xml:space="preserve">: </w:t>
      </w:r>
      <w:proofErr w:type="spellStart"/>
      <w:r>
        <w:t>Exo</w:t>
      </w:r>
      <w:proofErr w:type="spellEnd"/>
      <w:r>
        <w:t xml:space="preserve">-esqueleto Atlas desarrollado en el CSIC para niños con </w:t>
      </w:r>
      <w:r w:rsidRPr="000B4D82">
        <w:t>AME</w:t>
      </w:r>
      <w:r w:rsidR="000B4D82" w:rsidRPr="000B4D82">
        <w:t xml:space="preserve"> </w:t>
      </w:r>
      <w:r w:rsidRPr="000B4D82">
        <w:t>[</w:t>
      </w:r>
      <w:r w:rsidR="00000000">
        <w:fldChar w:fldCharType="begin"/>
      </w:r>
      <w:r w:rsidR="00A5318B">
        <w:instrText>HYPERLINK  \l "biblio"</w:instrText>
      </w:r>
      <w:r w:rsidR="00000000">
        <w:fldChar w:fldCharType="separate"/>
      </w:r>
      <w:r w:rsidR="00A5318B">
        <w:t>3</w:t>
      </w:r>
      <w:r w:rsidR="00000000">
        <w:fldChar w:fldCharType="end"/>
      </w:r>
      <w:r w:rsidRPr="000B4D82">
        <w:t>]</w:t>
      </w:r>
      <w:r w:rsidR="000B4D82" w:rsidRPr="000B4D82">
        <w:t>.</w:t>
      </w:r>
      <w:bookmarkEnd w:id="15"/>
    </w:p>
    <w:p w14:paraId="5515FA5C" w14:textId="0E5E12EA"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w:t>
      </w:r>
      <w:r w:rsidR="003365CD">
        <w:t xml:space="preserve">a la </w:t>
      </w:r>
      <w:r w:rsidR="007F7773">
        <w:t>señal que</w:t>
      </w:r>
      <w:r w:rsidR="003365CD">
        <w:t xml:space="preserve"> permita </w:t>
      </w:r>
      <w:r w:rsidRPr="00513CEC">
        <w:t>determinar el instante en el que el músculo se ha activado, así como, conocer la amplitud de la activación</w:t>
      </w:r>
      <w:r w:rsidR="003365CD">
        <w:t xml:space="preserve">, ya </w:t>
      </w:r>
      <w:r w:rsidRPr="00513CEC">
        <w:t>que</w:t>
      </w:r>
      <w:r w:rsidR="003365CD">
        <w:t>,</w:t>
      </w:r>
      <w:r w:rsidRPr="00513CEC">
        <w:t xml:space="preserve"> está fuertemente relacionada con la intensidad del movimiento. </w:t>
      </w:r>
    </w:p>
    <w:p w14:paraId="3B25480B" w14:textId="77777777" w:rsidR="0051781C" w:rsidRDefault="0051781C" w:rsidP="00686624">
      <w:pPr>
        <w:pStyle w:val="Normal1"/>
      </w:pPr>
    </w:p>
    <w:p w14:paraId="47328944" w14:textId="67818209" w:rsidR="00FB2556" w:rsidRDefault="00FB2556" w:rsidP="00686624">
      <w:pPr>
        <w:pStyle w:val="Normal1"/>
      </w:pPr>
      <w:r w:rsidRPr="00513CEC">
        <w:t>En este Trabajo Fin de Grado se realiza el diseño e implementación de los algoritmos de detección de activación de señales EMG, basados en la rectificación y filtrado de la señal</w:t>
      </w:r>
      <w:r w:rsidR="004427CF">
        <w:t xml:space="preserve">, mediante </w:t>
      </w:r>
      <w:r w:rsidRPr="00513CEC">
        <w:t>herramientas de síntesis de alto nivel (</w:t>
      </w:r>
      <w:r w:rsidRPr="000B4D82">
        <w:rPr>
          <w:i/>
          <w:iCs/>
          <w:rPrChange w:id="16" w:author="alex lopez" w:date="2024-02-10T16:52:00Z">
            <w:rPr/>
          </w:rPrChange>
        </w:rPr>
        <w:t xml:space="preserve">High </w:t>
      </w:r>
      <w:proofErr w:type="spellStart"/>
      <w:r w:rsidRPr="000B4D82">
        <w:rPr>
          <w:i/>
          <w:iCs/>
          <w:rPrChange w:id="17" w:author="alex lopez" w:date="2024-02-10T16:52:00Z">
            <w:rPr/>
          </w:rPrChange>
        </w:rPr>
        <w:t>Level</w:t>
      </w:r>
      <w:proofErr w:type="spellEnd"/>
      <w:r w:rsidRPr="000B4D82">
        <w:rPr>
          <w:i/>
          <w:iCs/>
          <w:rPrChange w:id="18" w:author="alex lopez" w:date="2024-02-10T16:52:00Z">
            <w:rPr/>
          </w:rPrChange>
        </w:rPr>
        <w:t xml:space="preserve"> </w:t>
      </w:r>
      <w:proofErr w:type="spellStart"/>
      <w:r w:rsidRPr="000B4D82">
        <w:rPr>
          <w:i/>
          <w:iCs/>
          <w:rPrChange w:id="19" w:author="alex lopez" w:date="2024-02-10T16:52:00Z">
            <w:rPr/>
          </w:rPrChange>
        </w:rPr>
        <w:t>Synthesis</w:t>
      </w:r>
      <w:proofErr w:type="spellEnd"/>
      <w:r w:rsidRPr="00513CEC">
        <w:t xml:space="preserve"> – HLS) para su implementación en </w:t>
      </w:r>
      <w:r w:rsidR="004427CF" w:rsidRPr="00513CEC">
        <w:t>F</w:t>
      </w:r>
      <w:r w:rsidR="004427CF">
        <w:t>PG</w:t>
      </w:r>
      <w:r w:rsidR="004427CF" w:rsidRPr="00513CEC">
        <w:t xml:space="preserve">A </w:t>
      </w:r>
      <w:r>
        <w:t>con el objetivo de</w:t>
      </w:r>
      <w:r w:rsidRPr="00513CEC">
        <w:t xml:space="preserve"> alcanzar las restricciones</w:t>
      </w:r>
      <w:r w:rsidR="00116B18">
        <w:t xml:space="preserve"> temporales impuestas por el</w:t>
      </w:r>
      <w:ins w:id="20" w:author="Rubén Nieto Capuchino" w:date="2024-01-16T12:21:00Z">
        <w:r w:rsidR="00116B18">
          <w:t xml:space="preserve"> </w:t>
        </w:r>
      </w:ins>
      <w:r w:rsidRPr="00513CEC">
        <w:t>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21" w:name="_Toc159948270"/>
      <w:r w:rsidRPr="00082113">
        <w:rPr>
          <w:sz w:val="32"/>
          <w:szCs w:val="32"/>
        </w:rPr>
        <w:lastRenderedPageBreak/>
        <w:t>Introducción</w:t>
      </w:r>
      <w:bookmarkEnd w:id="21"/>
    </w:p>
    <w:p w14:paraId="2F88C0A0" w14:textId="08964971"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237904E4" w:rsidR="00FB2556" w:rsidRDefault="00FB2556" w:rsidP="00686624">
      <w:pPr>
        <w:pStyle w:val="Normal1"/>
      </w:pPr>
      <w:r w:rsidRPr="00E35D51">
        <w:t>Las técnicas de rehabilitación de movimiento asistido se basan en la detección de la activación muscular. La señal EMG sirve de interfaz humano – robot informando del grado de excitación de los nervios y los músculos</w:t>
      </w:r>
      <w:r w:rsidR="006F0814">
        <w:t xml:space="preserve"> [</w:t>
      </w:r>
      <w:hyperlink w:anchor="biblio" w:history="1">
        <w:r w:rsidR="006F0814" w:rsidRPr="00AC66E8">
          <w:t>4</w:t>
        </w:r>
      </w:hyperlink>
      <w:r w:rsidR="006F0814">
        <w:t>]</w:t>
      </w:r>
      <w:r w:rsidRPr="00E35D51">
        <w:t xml:space="preserve">, por ello, estas señales se utilizan para inferir la intención del movimiento del paciente. </w:t>
      </w:r>
      <w:commentRangeStart w:id="22"/>
      <w:r w:rsidR="00DA161B">
        <w:t>Al tratarse de movimientos lentos y tener un lazo de control poco restrictivo en el exoesqueleto</w:t>
      </w:r>
      <w:r w:rsidRPr="00E35D51">
        <w:t xml:space="preserve">, </w:t>
      </w:r>
      <w:r w:rsidR="00DA161B">
        <w:t xml:space="preserve">se tiene una ventana de tiempo </w:t>
      </w:r>
      <w:r w:rsidR="000B4D82">
        <w:t>suficiente</w:t>
      </w:r>
      <w:r w:rsidR="00DA161B">
        <w:t xml:space="preserve"> para </w:t>
      </w:r>
      <w:r w:rsidRPr="00E35D51">
        <w:t>procesar las señales EMG y generar una respuesta equivalente en los motores del exoesqueleto para acompañar el movimiento de manera proporciona</w:t>
      </w:r>
      <w:r w:rsidR="00DA161B">
        <w:t>l.</w:t>
      </w:r>
      <w:r w:rsidR="00DA161B" w:rsidRPr="003911D6" w:rsidDel="00DA161B">
        <w:t xml:space="preserve"> </w:t>
      </w:r>
      <w:del w:id="23" w:author="alex lopez" w:date="2024-02-10T16:38:00Z">
        <w:r w:rsidRPr="003911D6" w:rsidDel="00DA161B">
          <w:delText xml:space="preserve"> </w:delText>
        </w:r>
        <w:commentRangeEnd w:id="22"/>
        <w:r w:rsidR="00FA0D2E" w:rsidDel="00DA161B">
          <w:rPr>
            <w:rStyle w:val="Refdecomentario"/>
          </w:rPr>
          <w:commentReference w:id="22"/>
        </w:r>
      </w:del>
    </w:p>
    <w:p w14:paraId="2CF3445D" w14:textId="77777777" w:rsidR="00DF63CC" w:rsidRPr="00E35D51" w:rsidRDefault="00DF63CC" w:rsidP="00686624">
      <w:pPr>
        <w:pStyle w:val="Normal1"/>
      </w:pPr>
    </w:p>
    <w:p w14:paraId="7750D8E8" w14:textId="3195FC7E" w:rsidR="00FB2556" w:rsidRDefault="00FB2556" w:rsidP="00686624">
      <w:pPr>
        <w:pStyle w:val="Normal1"/>
      </w:pPr>
      <w:r w:rsidRPr="000C2046">
        <w:t xml:space="preserve">Actualmente, los métodos de detección de señales EMG que apuntan al control de un exoesqueleto en tiempo real son los llamados </w:t>
      </w:r>
      <w:commentRangeStart w:id="24"/>
      <w:proofErr w:type="spellStart"/>
      <w:r w:rsidRPr="006B19E5">
        <w:rPr>
          <w:i/>
          <w:iCs/>
        </w:rPr>
        <w:t>Onset</w:t>
      </w:r>
      <w:proofErr w:type="spellEnd"/>
      <w:r w:rsidRPr="006B19E5">
        <w:rPr>
          <w:i/>
          <w:iCs/>
        </w:rPr>
        <w:t xml:space="preserve"> </w:t>
      </w:r>
      <w:proofErr w:type="spellStart"/>
      <w:r w:rsidRPr="006B19E5">
        <w:rPr>
          <w:i/>
          <w:iCs/>
        </w:rPr>
        <w:t>Detection</w:t>
      </w:r>
      <w:proofErr w:type="spellEnd"/>
      <w:r w:rsidRPr="006B19E5">
        <w:rPr>
          <w:i/>
          <w:iCs/>
        </w:rPr>
        <w:t xml:space="preserve"> </w:t>
      </w:r>
      <w:proofErr w:type="spellStart"/>
      <w:r w:rsidRPr="006B19E5">
        <w:rPr>
          <w:i/>
          <w:iCs/>
        </w:rPr>
        <w:t>Methods</w:t>
      </w:r>
      <w:commentRangeEnd w:id="24"/>
      <w:proofErr w:type="spellEnd"/>
      <w:r w:rsidR="00E953CF" w:rsidRPr="006B19E5">
        <w:rPr>
          <w:rStyle w:val="Refdecomentario"/>
          <w:i/>
          <w:iCs/>
        </w:rPr>
        <w:commentReference w:id="24"/>
      </w:r>
      <w:r w:rsidR="000B4D82">
        <w:rPr>
          <w:i/>
          <w:iCs/>
        </w:rPr>
        <w:t xml:space="preserve"> </w:t>
      </w:r>
      <w:r w:rsidR="000B4D82" w:rsidRPr="006B19E5">
        <w:t>[</w:t>
      </w:r>
      <w:hyperlink w:anchor="biblio" w:history="1">
        <w:r w:rsidR="00A5318B">
          <w:rPr>
            <w:rStyle w:val="Hipervnculo"/>
            <w:color w:val="auto"/>
            <w:u w:val="none"/>
          </w:rPr>
          <w:t>5</w:t>
        </w:r>
      </w:hyperlink>
      <w:r w:rsidR="000B4D82" w:rsidRPr="006B19E5">
        <w:t>]</w:t>
      </w:r>
      <w:r w:rsidRPr="000B4D82">
        <w:t>,</w:t>
      </w:r>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proofErr w:type="spellStart"/>
      <w:r w:rsidRPr="00E23EAF">
        <w:rPr>
          <w:i/>
          <w:iCs/>
        </w:rPr>
        <w:t>Onset</w:t>
      </w:r>
      <w:proofErr w:type="spellEnd"/>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proofErr w:type="spellStart"/>
      <w:r w:rsidRPr="000B4D82">
        <w:rPr>
          <w:i/>
          <w:iCs/>
        </w:rPr>
        <w:t>Threshold</w:t>
      </w:r>
      <w:proofErr w:type="spellEnd"/>
      <w:r w:rsidRPr="000B4D82">
        <w:rPr>
          <w:i/>
          <w:iCs/>
        </w:rPr>
        <w:t xml:space="preserve"> </w:t>
      </w:r>
      <w:proofErr w:type="spellStart"/>
      <w:r w:rsidRPr="000B4D82">
        <w:rPr>
          <w:i/>
          <w:iCs/>
        </w:rPr>
        <w:t>methods</w:t>
      </w:r>
      <w:proofErr w:type="spellEnd"/>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3C62B9DA" w:rsidR="00DF63CC" w:rsidRDefault="00FB2556" w:rsidP="00686624">
      <w:pPr>
        <w:pStyle w:val="Normal1"/>
      </w:pPr>
      <w:bookmarkStart w:id="25" w:name="fig3"/>
      <w:r w:rsidRPr="001A648D">
        <w:lastRenderedPageBreak/>
        <w:t xml:space="preserve">Por lo general, en la detección </w:t>
      </w:r>
      <w:proofErr w:type="spellStart"/>
      <w:r w:rsidRPr="00801086">
        <w:rPr>
          <w:i/>
          <w:iCs/>
        </w:rPr>
        <w:t>Onset</w:t>
      </w:r>
      <w:proofErr w:type="spellEnd"/>
      <w:r w:rsidRPr="001A648D">
        <w:t xml:space="preserve"> de señales EMG, no se aplican los métodos directamente a las señales EMG sin procesar, conocidas como señal en bruto o </w:t>
      </w:r>
      <w:r w:rsidRPr="00801086">
        <w:rPr>
          <w:i/>
          <w:iCs/>
        </w:rPr>
        <w:t>raw</w:t>
      </w:r>
      <w:r w:rsidRPr="001A648D">
        <w:t xml:space="preserve">, como la que se muestra en la </w:t>
      </w:r>
      <w:hyperlink w:anchor="fig3" w:history="1">
        <w:r w:rsidRPr="00A6162B">
          <w:rPr>
            <w:rStyle w:val="Hipervnculo"/>
            <w:color w:val="auto"/>
            <w:u w:val="none"/>
          </w:rPr>
          <w:t>figura 3</w:t>
        </w:r>
      </w:hyperlink>
      <w:r w:rsidRPr="001A648D">
        <w:t>, donde se identifica una fase de reposo y otra de actividad muscular. En su lugar, se aplica un preprocesamiento a las señales EMG para mejorar su calidad, lo que facilita la extracción de información precisa</w:t>
      </w:r>
      <w:ins w:id="26" w:author="Rubén Nieto Capuchino" w:date="2024-01-16T13:43:00Z">
        <w:r w:rsidR="00DC152C">
          <w:t>,</w:t>
        </w:r>
      </w:ins>
      <w:r w:rsidRPr="001A648D">
        <w:t xml:space="preserve">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9"/>
                    <a:stretch>
                      <a:fillRect/>
                    </a:stretch>
                  </pic:blipFill>
                  <pic:spPr>
                    <a:xfrm>
                      <a:off x="0" y="0"/>
                      <a:ext cx="3541334" cy="2268720"/>
                    </a:xfrm>
                    <a:prstGeom prst="rect">
                      <a:avLst/>
                    </a:prstGeom>
                  </pic:spPr>
                </pic:pic>
              </a:graphicData>
            </a:graphic>
          </wp:inline>
        </w:drawing>
      </w:r>
      <w:bookmarkEnd w:id="25"/>
    </w:p>
    <w:p w14:paraId="34E5D96E" w14:textId="0F2DFACD" w:rsidR="00FB2556" w:rsidRPr="001A648D" w:rsidRDefault="00FB2556" w:rsidP="00FB2556">
      <w:pPr>
        <w:pStyle w:val="Descripcin"/>
        <w:jc w:val="center"/>
      </w:pPr>
      <w:bookmarkStart w:id="27" w:name="_Toc159795896"/>
      <w:r>
        <w:t xml:space="preserve">Figura 3: Señal EMG midiendo la contracción de un músculo desde el estado de reposo. El eje Y representa los cambios de amplitud de la señal en función del tiempo (eje X). </w:t>
      </w:r>
      <w:r w:rsidRPr="006B19E5">
        <w:t>referencia [</w:t>
      </w:r>
      <w:hyperlink w:anchor="biblio" w:history="1">
        <w:r w:rsidR="00441BC1">
          <w:t>4</w:t>
        </w:r>
      </w:hyperlink>
      <w:r w:rsidRPr="006B19E5">
        <w:t>]</w:t>
      </w:r>
      <w:bookmarkEnd w:id="27"/>
    </w:p>
    <w:p w14:paraId="70D316DE" w14:textId="30CD394E" w:rsidR="00FB2556" w:rsidRDefault="00FB2556" w:rsidP="00686624">
      <w:pPr>
        <w:pStyle w:val="Normal1"/>
      </w:pPr>
      <w:r w:rsidRPr="008A42CE">
        <w:t xml:space="preserve">Al tratarse de una señal analógica, requiere una etapa de adquisición y digitalización para poder </w:t>
      </w:r>
      <w:r w:rsidR="003E0C2F" w:rsidRPr="008A42CE">
        <w:t>aplica</w:t>
      </w:r>
      <w:r w:rsidR="003E0C2F">
        <w:t>r</w:t>
      </w:r>
      <w:r w:rsidR="003E0C2F" w:rsidRPr="008A42CE">
        <w:t xml:space="preserve"> </w:t>
      </w:r>
      <w:r w:rsidRPr="008A42CE">
        <w:t xml:space="preserve">las técnicas de </w:t>
      </w:r>
      <w:proofErr w:type="spellStart"/>
      <w:r w:rsidRPr="008A42CE">
        <w:t>pre-procesamiento</w:t>
      </w:r>
      <w:proofErr w:type="spellEnd"/>
      <w:r w:rsidRPr="008A42CE">
        <w:t>.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03FCF0B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procesamiento y la detección precisa de la actividad muscular. </w:t>
      </w:r>
    </w:p>
    <w:p w14:paraId="1E41CC35" w14:textId="77777777" w:rsidR="00DF63CC" w:rsidRDefault="00DF63CC" w:rsidP="00686624">
      <w:pPr>
        <w:pStyle w:val="Normal1"/>
      </w:pPr>
    </w:p>
    <w:p w14:paraId="2D0379EA" w14:textId="16663AFC" w:rsidR="00FB2556" w:rsidRDefault="00FB2556" w:rsidP="00686624">
      <w:pPr>
        <w:pStyle w:val="Normal1"/>
      </w:pPr>
      <w:r w:rsidRPr="001A648D">
        <w:t xml:space="preserve">A continuación, </w:t>
      </w:r>
      <w:r w:rsidR="003C0E46">
        <w:t xml:space="preserve">se realiza </w:t>
      </w:r>
      <w:r w:rsidRPr="001A648D">
        <w:t xml:space="preserve">la digitalización </w:t>
      </w:r>
      <w:r w:rsidR="00AB4914">
        <w:t xml:space="preserve">de la señal, que </w:t>
      </w:r>
      <w:r w:rsidRPr="001A648D">
        <w:t xml:space="preserve">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p>
    <w:p w14:paraId="105BBD06" w14:textId="77777777" w:rsidR="00DF63CC" w:rsidRDefault="00DF63CC" w:rsidP="00686624">
      <w:pPr>
        <w:pStyle w:val="Normal1"/>
      </w:pPr>
    </w:p>
    <w:p w14:paraId="7968E3BD" w14:textId="74AF6602" w:rsidR="00FB2556" w:rsidRDefault="00FB2556" w:rsidP="00686624">
      <w:pPr>
        <w:pStyle w:val="Normal1"/>
      </w:pPr>
      <w:r w:rsidRPr="001A648D">
        <w:t xml:space="preserve">En cuanto al procesado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w:t>
      </w:r>
      <w:hyperlink w:anchor="fig4" w:history="1">
        <w:r w:rsidRPr="00953517">
          <w:t>figura 4</w:t>
        </w:r>
      </w:hyperlink>
      <w:r w:rsidRPr="001A648D">
        <w:t xml:space="preserve">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bookmarkStart w:id="28" w:name="fig4"/>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20"/>
                    <a:stretch>
                      <a:fillRect/>
                    </a:stretch>
                  </pic:blipFill>
                  <pic:spPr>
                    <a:xfrm>
                      <a:off x="0" y="0"/>
                      <a:ext cx="3883389" cy="3073285"/>
                    </a:xfrm>
                    <a:prstGeom prst="rect">
                      <a:avLst/>
                    </a:prstGeom>
                  </pic:spPr>
                </pic:pic>
              </a:graphicData>
            </a:graphic>
          </wp:inline>
        </w:drawing>
      </w:r>
      <w:bookmarkEnd w:id="28"/>
    </w:p>
    <w:p w14:paraId="7B7C2D1F" w14:textId="022DCBE5" w:rsidR="00FB2556" w:rsidRPr="00FB2556" w:rsidRDefault="00FB2556" w:rsidP="00FB2556">
      <w:pPr>
        <w:pStyle w:val="Descripcin"/>
        <w:jc w:val="center"/>
      </w:pPr>
      <w:bookmarkStart w:id="29" w:name="_Toc159795897"/>
      <w:r>
        <w:t xml:space="preserve">Figura 4: Envolvente calculada a partir de la rectificación y filtrado de una señal EMG. Figura de elaboración propia </w:t>
      </w:r>
      <w:r>
        <w:rPr>
          <w:rStyle w:val="normaltextrun"/>
          <w:rFonts w:ascii="Calibri" w:eastAsiaTheme="majorEastAsia" w:hAnsi="Calibri" w:cs="Calibri"/>
          <w:color w:val="44546A"/>
        </w:rPr>
        <w:t>a partir de la base de datos [</w:t>
      </w:r>
      <w:hyperlink w:anchor="biblio" w:history="1">
        <w:r w:rsidR="00441BC1">
          <w:rPr>
            <w:rStyle w:val="normaltextrun"/>
            <w:color w:val="44546A"/>
          </w:rPr>
          <w:t>6</w:t>
        </w:r>
      </w:hyperlink>
      <w:r>
        <w:rPr>
          <w:rStyle w:val="normaltextrun"/>
          <w:rFonts w:ascii="Calibri" w:eastAsiaTheme="majorEastAsia" w:hAnsi="Calibri" w:cs="Calibri"/>
          <w:color w:val="44546A"/>
        </w:rPr>
        <w:t>]</w:t>
      </w:r>
      <w:r w:rsidR="000B4D82">
        <w:rPr>
          <w:rStyle w:val="normaltextrun"/>
          <w:rFonts w:ascii="Calibri" w:eastAsiaTheme="majorEastAsia" w:hAnsi="Calibri" w:cs="Calibri"/>
          <w:color w:val="44546A"/>
        </w:rPr>
        <w:t>.</w:t>
      </w:r>
      <w:bookmarkEnd w:id="29"/>
      <w:r>
        <w:rPr>
          <w:rStyle w:val="eop"/>
          <w:rFonts w:ascii="Calibri" w:hAnsi="Calibri" w:cs="Calibri"/>
          <w:color w:val="44546A"/>
        </w:rPr>
        <w:t> </w:t>
      </w:r>
    </w:p>
    <w:p w14:paraId="65DBF0D3" w14:textId="1B79D44D" w:rsidR="00FB2556" w:rsidRPr="00456693" w:rsidRDefault="00FB2556" w:rsidP="00686624">
      <w:pPr>
        <w:pStyle w:val="Normal1"/>
        <w:rPr>
          <w:sz w:val="18"/>
          <w:szCs w:val="18"/>
        </w:rPr>
      </w:pPr>
      <w:r w:rsidRPr="00456693">
        <w:rPr>
          <w:rStyle w:val="normaltextrun"/>
          <w:rFonts w:cstheme="majorHAnsi"/>
        </w:rPr>
        <w:t xml:space="preserve">Para </w:t>
      </w:r>
      <w:r w:rsidR="00CE5DD1">
        <w:rPr>
          <w:rStyle w:val="normaltextrun"/>
          <w:rFonts w:cstheme="majorHAnsi"/>
        </w:rPr>
        <w:t xml:space="preserve">obtener la envolvente de la señal, </w:t>
      </w:r>
      <w:r w:rsidRPr="00456693">
        <w:rPr>
          <w:rStyle w:val="normaltextrun"/>
          <w:rFonts w:cstheme="majorHAnsi"/>
        </w:rPr>
        <w:t xml:space="preserve">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1E9FB54B"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proofErr w:type="spellStart"/>
      <w:r w:rsidRPr="00456693">
        <w:rPr>
          <w:rStyle w:val="normaltextrun"/>
          <w:rFonts w:cstheme="majorHAnsi"/>
          <w:i/>
          <w:iCs/>
        </w:rPr>
        <w:t>root</w:t>
      </w:r>
      <w:proofErr w:type="spellEnd"/>
      <w:r w:rsidRPr="00456693">
        <w:rPr>
          <w:rStyle w:val="normaltextrun"/>
          <w:rFonts w:cstheme="majorHAnsi"/>
          <w:i/>
          <w:iCs/>
        </w:rPr>
        <w:t xml:space="preserve"> mean </w:t>
      </w:r>
      <w:proofErr w:type="spellStart"/>
      <w:r w:rsidRPr="00456693">
        <w:rPr>
          <w:rStyle w:val="normaltextrun"/>
          <w:rFonts w:cstheme="majorHAnsi"/>
          <w:i/>
          <w:iCs/>
        </w:rPr>
        <w:t>square</w:t>
      </w:r>
      <w:proofErr w:type="spellEnd"/>
      <w:r w:rsidRPr="00456693">
        <w:rPr>
          <w:rStyle w:val="normaltextrun"/>
          <w:rFonts w:cstheme="majorHAnsi"/>
        </w:rPr>
        <w:t xml:space="preserve">) que se obtiene aplicando la ecuación </w:t>
      </w:r>
      <w:r w:rsidR="002E64B0">
        <w:rPr>
          <w:rStyle w:val="normaltextrun"/>
          <w:rFonts w:cstheme="majorHAnsi"/>
        </w:rPr>
        <w:t>(</w:t>
      </w:r>
      <w:hyperlink w:anchor="ec1" w:history="1">
        <w:r w:rsidRPr="00953517">
          <w:rPr>
            <w:rStyle w:val="normaltextrun"/>
          </w:rPr>
          <w:t>1</w:t>
        </w:r>
      </w:hyperlink>
      <w:r w:rsidR="002E64B0">
        <w:rPr>
          <w:rStyle w:val="normaltextrun"/>
          <w:rFonts w:cstheme="majorHAnsi"/>
        </w:rPr>
        <w:t>)</w:t>
      </w:r>
      <w:r w:rsidRPr="00456693">
        <w:rPr>
          <w:rStyle w:val="normaltextrun"/>
          <w:rFonts w:cstheme="majorHAnsi"/>
        </w:rPr>
        <w:t xml:space="preserve">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w:t>
      </w:r>
      <w:r w:rsidR="00551DC4">
        <w:rPr>
          <w:rStyle w:val="normaltextrun"/>
          <w:rFonts w:cstheme="majorHAnsi"/>
        </w:rPr>
        <w:t xml:space="preserve"> i-</w:t>
      </w:r>
      <w:proofErr w:type="spellStart"/>
      <w:r w:rsidR="00551DC4">
        <w:rPr>
          <w:rStyle w:val="normaltextrun"/>
          <w:rFonts w:cstheme="majorHAnsi"/>
        </w:rPr>
        <w:t>ésima</w:t>
      </w:r>
      <w:proofErr w:type="spellEnd"/>
      <w:r w:rsidRPr="00456693">
        <w:rPr>
          <w:rStyle w:val="normaltextrun"/>
          <w:rFonts w:cstheme="majorHAnsi"/>
        </w:rPr>
        <w:t xml:space="preserve"> muestra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bookmarkStart w:id="30" w:name="ec1"/>
            <w:r w:rsidRPr="008A42CE">
              <w:t>(1)</w:t>
            </w:r>
            <w:bookmarkEnd w:id="30"/>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0ECE2349" w:rsidR="00FB2556" w:rsidRDefault="00FB2556" w:rsidP="00686624">
      <w:pPr>
        <w:pStyle w:val="Normal1"/>
      </w:pPr>
      <w:r w:rsidRPr="00FB2556">
        <w:t>Los filtros paso bajo (LP) permiten el paso de frecuencias hasta una cierta frecuencia de corte (</w:t>
      </w:r>
      <w:proofErr w:type="spellStart"/>
      <w:r w:rsidRPr="00FB2556">
        <w:t>fc</w:t>
      </w:r>
      <w:proofErr w:type="spellEnd"/>
      <w:r w:rsidRPr="00FB2556">
        <w:t xml:space="preserve">) y atenúan progresivamente las frecuencias </w:t>
      </w:r>
      <w:r w:rsidR="00302DA2">
        <w:t>que se encuentran por encima de la</w:t>
      </w:r>
      <w:r w:rsidRPr="00FB2556">
        <w:t xml:space="preserve"> </w:t>
      </w:r>
      <w:proofErr w:type="spellStart"/>
      <w:r w:rsidRPr="00FB2556">
        <w:t>fc</w:t>
      </w:r>
      <w:proofErr w:type="spellEnd"/>
      <w:r w:rsidRPr="00FB2556">
        <w:t>. Por otro lado, los filtros paso alto (HP) hacen lo contrario</w:t>
      </w:r>
      <w:r w:rsidR="00006D7B">
        <w:t>, d</w:t>
      </w:r>
      <w:r w:rsidRPr="00FB2556">
        <w:t xml:space="preserve">ejan pasar las frecuencias a partir de una </w:t>
      </w:r>
      <w:proofErr w:type="spellStart"/>
      <w:r w:rsidRPr="00FB2556">
        <w:t>fc</w:t>
      </w:r>
      <w:proofErr w:type="spellEnd"/>
      <w:r w:rsidRPr="00FB2556">
        <w:t xml:space="preserve">, pero atenúan las frecuencias por debajo de esta </w:t>
      </w:r>
      <w:proofErr w:type="spellStart"/>
      <w:r w:rsidRPr="00FB2556">
        <w:t>fc</w:t>
      </w:r>
      <w:proofErr w:type="spellEnd"/>
      <w:r w:rsidRPr="00FB2556">
        <w:t xml:space="preserve">.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31"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1"/>
                    <a:stretch>
                      <a:fillRect/>
                    </a:stretch>
                  </pic:blipFill>
                  <pic:spPr>
                    <a:xfrm>
                      <a:off x="0" y="0"/>
                      <a:ext cx="4962456" cy="3180897"/>
                    </a:xfrm>
                    <a:prstGeom prst="rect">
                      <a:avLst/>
                    </a:prstGeom>
                  </pic:spPr>
                </pic:pic>
              </a:graphicData>
            </a:graphic>
          </wp:inline>
        </w:drawing>
      </w:r>
      <w:bookmarkEnd w:id="31"/>
    </w:p>
    <w:p w14:paraId="28E64269" w14:textId="77777777" w:rsidR="00FB2556" w:rsidRDefault="00FB2556" w:rsidP="00FB2556">
      <w:pPr>
        <w:pStyle w:val="Descripcin"/>
      </w:pPr>
      <w:bookmarkStart w:id="32" w:name="_Toc159795898"/>
      <w:r>
        <w:t xml:space="preserve">Figura </w:t>
      </w:r>
      <w:r>
        <w:rPr>
          <w:noProof/>
        </w:rPr>
        <w:t>5</w:t>
      </w:r>
      <w:r>
        <w:t xml:space="preserve">: Diagrama de Bode de un filtro analógico paso bajo ideal. Obtenido de la herramienta </w:t>
      </w:r>
      <w:proofErr w:type="spellStart"/>
      <w:r>
        <w:t>Filter</w:t>
      </w:r>
      <w:proofErr w:type="spellEnd"/>
      <w:r>
        <w:t xml:space="preserve"> </w:t>
      </w:r>
      <w:proofErr w:type="spellStart"/>
      <w:r>
        <w:t>Wizard</w:t>
      </w:r>
      <w:proofErr w:type="spellEnd"/>
      <w:r>
        <w:t xml:space="preserve"> de </w:t>
      </w:r>
      <w:proofErr w:type="spellStart"/>
      <w:r>
        <w:t>Analog</w:t>
      </w:r>
      <w:proofErr w:type="spellEnd"/>
      <w:r>
        <w:t xml:space="preserve"> </w:t>
      </w:r>
      <w:proofErr w:type="spellStart"/>
      <w:r>
        <w:t>devices</w:t>
      </w:r>
      <w:proofErr w:type="spellEnd"/>
      <w:r>
        <w:t>.</w:t>
      </w:r>
      <w:bookmarkEnd w:id="32"/>
    </w:p>
    <w:p w14:paraId="248E84AC" w14:textId="6D642C1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w:anchor="fig5" w:tgtFrame="_blank" w:history="1">
        <w:r>
          <w:rPr>
            <w:rStyle w:val="normaltextrun"/>
            <w:rFonts w:ascii="Calibri Light" w:eastAsiaTheme="majorEastAsia" w:hAnsi="Calibri Light" w:cs="Calibri Light"/>
            <w:color w:val="000000"/>
          </w:rPr>
          <w:t>figura 5</w:t>
        </w:r>
      </w:hyperlink>
      <w:r>
        <w:rPr>
          <w:rStyle w:val="normaltextrun"/>
          <w:rFonts w:ascii="Calibri Light" w:eastAsiaTheme="majorEastAsia" w:hAnsi="Calibri Light" w:cs="Calibri Light"/>
        </w:rPr>
        <w:t>) se observa</w:t>
      </w:r>
      <w:r w:rsidR="00C13751">
        <w:rPr>
          <w:rStyle w:val="normaltextrun"/>
          <w:rFonts w:ascii="Calibri Light" w:eastAsiaTheme="majorEastAsia" w:hAnsi="Calibri Light" w:cs="Calibri Light"/>
        </w:rPr>
        <w:t xml:space="preserve"> la región de la banda de paso, marcada con</w:t>
      </w:r>
      <w:r>
        <w:rPr>
          <w:rStyle w:val="normaltextrun"/>
          <w:rFonts w:ascii="Calibri Light" w:eastAsiaTheme="majorEastAsia" w:hAnsi="Calibri Light" w:cs="Calibri Light"/>
        </w:rPr>
        <w:t xml:space="preserve"> un recuadro azul en la esquina superior izquierda, que como se ha explicado anteriormente, es el intervalo de frecuencias que pueden pasar por el filtro con una atenuación</w:t>
      </w:r>
      <w:r w:rsidR="00AC65E8">
        <w:rPr>
          <w:rStyle w:val="normaltextrun"/>
          <w:rFonts w:ascii="Calibri Light" w:eastAsiaTheme="majorEastAsia" w:hAnsi="Calibri Light" w:cs="Calibri Light"/>
        </w:rPr>
        <w:t xml:space="preserve"> menor de 3 dB, lo que equivale a la mitad de la potencia de la señal.</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C0ADA6F" w14:textId="20280D5D"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etapa de adquisición que se comentó anteriormente.</w:t>
      </w:r>
      <w:r w:rsidR="00424742">
        <w:rPr>
          <w:rStyle w:val="normaltextrun"/>
          <w:rFonts w:ascii="Calibri Light" w:hAnsi="Calibri Light" w:cs="Calibri Light"/>
          <w:color w:val="000000"/>
          <w:shd w:val="clear" w:color="auto" w:fill="FFFFFF"/>
        </w:rPr>
        <w:t xml:space="preserve"> </w:t>
      </w:r>
      <w:r>
        <w:rPr>
          <w:rStyle w:val="normaltextrun"/>
          <w:rFonts w:ascii="Calibri Light" w:hAnsi="Calibri Light" w:cs="Calibri Light"/>
          <w:color w:val="000000"/>
          <w:shd w:val="clear" w:color="auto" w:fill="FFFFFF"/>
        </w:rPr>
        <w:t>En general</w:t>
      </w:r>
      <w:r w:rsidR="00424742">
        <w:rPr>
          <w:rStyle w:val="normaltextrun"/>
          <w:rFonts w:ascii="Calibri Light" w:hAnsi="Calibri Light" w:cs="Calibri Light"/>
          <w:color w:val="000000"/>
          <w:shd w:val="clear" w:color="auto" w:fill="FFFFFF"/>
        </w:rPr>
        <w:t>,</w:t>
      </w:r>
      <w:r>
        <w:rPr>
          <w:rStyle w:val="normaltextrun"/>
          <w:rFonts w:ascii="Calibri Light" w:hAnsi="Calibri Light" w:cs="Calibri Light"/>
          <w:color w:val="000000"/>
          <w:shd w:val="clear" w:color="auto" w:fill="FFFFFF"/>
        </w:rPr>
        <w:t xml:space="preserve"> tienden a ser más sencillos de implementar, aunque al depender de componentes electrónicos (resistencias, condensadores, bobinas y amplificadores operacionales),</w:t>
      </w:r>
      <w:commentRangeStart w:id="33"/>
      <w:r>
        <w:rPr>
          <w:rStyle w:val="normaltextrun"/>
          <w:rFonts w:ascii="Calibri Light" w:hAnsi="Calibri Light" w:cs="Calibri Light"/>
          <w:color w:val="000000"/>
          <w:shd w:val="clear" w:color="auto" w:fill="FFFFFF"/>
        </w:rPr>
        <w:t xml:space="preserve"> son más sensibles a las imperfecciones</w:t>
      </w:r>
      <w:r w:rsidR="00BA5EC1">
        <w:rPr>
          <w:rStyle w:val="normaltextrun"/>
          <w:rFonts w:ascii="Calibri Light" w:hAnsi="Calibri Light" w:cs="Calibri Light"/>
          <w:color w:val="000000"/>
          <w:shd w:val="clear" w:color="auto" w:fill="FFFFFF"/>
        </w:rPr>
        <w:t xml:space="preserve"> de los componentes</w:t>
      </w:r>
      <w:r>
        <w:rPr>
          <w:rStyle w:val="normaltextrun"/>
          <w:rFonts w:ascii="Calibri Light" w:hAnsi="Calibri Light" w:cs="Calibri Light"/>
          <w:color w:val="000000"/>
          <w:shd w:val="clear" w:color="auto" w:fill="FFFFFF"/>
        </w:rPr>
        <w:t xml:space="preserve"> y </w:t>
      </w:r>
      <w:r w:rsidR="00BA5EC1">
        <w:rPr>
          <w:rStyle w:val="normaltextrun"/>
          <w:rFonts w:ascii="Calibri Light" w:hAnsi="Calibri Light" w:cs="Calibri Light"/>
          <w:color w:val="000000"/>
          <w:shd w:val="clear" w:color="auto" w:fill="FFFFFF"/>
        </w:rPr>
        <w:t xml:space="preserve">son muy sensibles </w:t>
      </w:r>
      <w:r>
        <w:rPr>
          <w:rStyle w:val="normaltextrun"/>
          <w:rFonts w:ascii="Calibri Light" w:hAnsi="Calibri Light" w:cs="Calibri Light"/>
          <w:color w:val="000000"/>
          <w:shd w:val="clear" w:color="auto" w:fill="FFFFFF"/>
        </w:rPr>
        <w:t xml:space="preserve">al cambio de la temperatura. </w:t>
      </w:r>
      <w:r w:rsidR="00AC65E8">
        <w:rPr>
          <w:rStyle w:val="normaltextrun"/>
          <w:rFonts w:ascii="Calibri Light" w:hAnsi="Calibri Light" w:cs="Calibri Light"/>
          <w:color w:val="000000"/>
          <w:shd w:val="clear" w:color="auto" w:fill="FFFFFF"/>
        </w:rPr>
        <w:t>Además</w:t>
      </w:r>
      <w:r>
        <w:rPr>
          <w:rStyle w:val="normaltextrun"/>
          <w:rFonts w:ascii="Calibri Light" w:hAnsi="Calibri Light" w:cs="Calibri Light"/>
          <w:color w:val="000000"/>
          <w:shd w:val="clear" w:color="auto" w:fill="FFFFFF"/>
        </w:rPr>
        <w:t>,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commentRangeEnd w:id="33"/>
      <w:r w:rsidR="00240602">
        <w:rPr>
          <w:rStyle w:val="Refdecomentario"/>
        </w:rPr>
        <w:commentReference w:id="33"/>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5BEE7E4D"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w:t>
      </w:r>
      <w:r w:rsidR="00BB13A3">
        <w:t xml:space="preserve">ciertas limitaciones </w:t>
      </w:r>
      <w:r>
        <w:t xml:space="preserve">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345CFD3"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 xml:space="preserve">los resultados de filtrar muestras anteriores. Estos últimos, aunque tienen mejores prestaciones, también son más complejos </w:t>
      </w:r>
      <w:r w:rsidR="007A601E">
        <w:t>de implementar</w:t>
      </w:r>
      <w:r>
        <w:t>.</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77F8D674"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rsidR="003803B5">
        <w:t xml:space="preserve">implementarse </w:t>
      </w:r>
      <w:r>
        <w:t>tanto en</w:t>
      </w:r>
      <w:r w:rsidRPr="00DE48E5">
        <w:t xml:space="preserve"> software como </w:t>
      </w:r>
      <w:r>
        <w:t>en</w:t>
      </w:r>
      <w:r w:rsidRPr="00DE48E5">
        <w:t xml:space="preserve"> hardware, sin que los componentes</w:t>
      </w:r>
      <w:ins w:id="34" w:author="Rubén Nieto Capuchino" w:date="2024-01-16T13:57:00Z">
        <w:r w:rsidR="00D33BD9">
          <w:t>,</w:t>
        </w:r>
      </w:ins>
      <w:r w:rsidRPr="00DE48E5">
        <w:t xml:space="preserve"> ni la topología del circuito</w:t>
      </w:r>
      <w:ins w:id="35" w:author="Rubén Nieto Capuchino" w:date="2024-01-16T13:57:00Z">
        <w:r w:rsidR="00D33BD9">
          <w:t>,</w:t>
        </w:r>
      </w:ins>
      <w:r w:rsidRPr="00DE48E5">
        <w:t xml:space="preserve"> sean necesariamente visibles en este último caso.</w:t>
      </w:r>
    </w:p>
    <w:p w14:paraId="58B111F6" w14:textId="1F9FEDC8"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36"/>
      <w:commentRangeStart w:id="37"/>
      <w:proofErr w:type="spellStart"/>
      <w:r w:rsidRPr="00E35D51">
        <w:t>FPGAs</w:t>
      </w:r>
      <w:commentRangeEnd w:id="36"/>
      <w:proofErr w:type="spellEnd"/>
      <w:r w:rsidRPr="00E35D51">
        <w:rPr>
          <w:rStyle w:val="Refdecomentario"/>
        </w:rPr>
        <w:commentReference w:id="36"/>
      </w:r>
      <w:commentRangeEnd w:id="37"/>
      <w:r w:rsidRPr="00E35D51">
        <w:rPr>
          <w:rStyle w:val="Refdecomentario"/>
        </w:rPr>
        <w:commentReference w:id="37"/>
      </w:r>
      <w:r w:rsidRPr="00E35D51">
        <w:t xml:space="preserve"> (</w:t>
      </w:r>
      <w:r w:rsidRPr="00E35D51">
        <w:rPr>
          <w:i/>
          <w:iCs/>
        </w:rPr>
        <w:t>Field-</w:t>
      </w:r>
      <w:proofErr w:type="spellStart"/>
      <w:r w:rsidRPr="00E35D51">
        <w:rPr>
          <w:i/>
          <w:iCs/>
        </w:rPr>
        <w:t>Programmable</w:t>
      </w:r>
      <w:proofErr w:type="spellEnd"/>
      <w:r w:rsidRPr="00E35D51">
        <w:rPr>
          <w:i/>
          <w:iCs/>
        </w:rPr>
        <w:t xml:space="preserv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w:t>
      </w:r>
      <w:r w:rsidR="00AC65E8">
        <w:t xml:space="preserve">realizar </w:t>
      </w:r>
      <w:r w:rsidR="00C06B1E">
        <w:t xml:space="preserve">procesos </w:t>
      </w:r>
      <w:r>
        <w:t>en paralelo</w:t>
      </w:r>
      <w:r w:rsidR="00A33DF9">
        <w:t xml:space="preserve"> y brinda un mayor control sobre cómo se implementan</w:t>
      </w:r>
      <w:r>
        <w:t xml:space="preserve">. Esto es especialmente beneficioso </w:t>
      </w:r>
      <w:r w:rsidR="00A33DF9">
        <w:t xml:space="preserve">cuando el sistema cuenta con procesos sistemáticos y que pueden llevarse a cabo en paralelo o de forma segmentada (pipeline). Además, algunas </w:t>
      </w:r>
      <w:proofErr w:type="spellStart"/>
      <w:r w:rsidR="00A33DF9">
        <w:t>FPGAs</w:t>
      </w:r>
      <w:proofErr w:type="spellEnd"/>
      <w:r w:rsidR="00A33DF9">
        <w:t xml:space="preserve"> cuentan con lógica de procesamiento (microprocesadores y memorias) que puede utilizarse para realizar ciertas tareas mediante software; a elección del diseñador.</w:t>
      </w:r>
      <w:r w:rsidR="00EA1276">
        <w:t xml:space="preserve"> </w:t>
      </w:r>
      <w:r w:rsidR="00A33DF9">
        <w:t xml:space="preserve">La </w:t>
      </w:r>
      <w:hyperlink w:anchor="fig6" w:history="1">
        <w:r w:rsidR="00A33DF9" w:rsidRPr="00953517">
          <w:t>figura 6</w:t>
        </w:r>
      </w:hyperlink>
      <w:r w:rsidR="00A33DF9">
        <w:t xml:space="preserve"> muestra un dispositivo basado en FPGA.</w:t>
      </w:r>
    </w:p>
    <w:p w14:paraId="1C0AE1D0" w14:textId="77777777" w:rsidR="00FB2556" w:rsidRDefault="00FB2556" w:rsidP="007073F5">
      <w:pPr>
        <w:pStyle w:val="Normal1"/>
        <w:jc w:val="center"/>
      </w:pPr>
      <w:bookmarkStart w:id="38" w:name="fig6"/>
      <w:r>
        <w:rPr>
          <w:noProof/>
        </w:rPr>
        <w:drawing>
          <wp:inline distT="0" distB="0" distL="0" distR="0" wp14:anchorId="226313F0" wp14:editId="3BA275A3">
            <wp:extent cx="3953882" cy="28594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465" b="13216"/>
                    <a:stretch/>
                  </pic:blipFill>
                  <pic:spPr bwMode="auto">
                    <a:xfrm>
                      <a:off x="0" y="0"/>
                      <a:ext cx="3971204" cy="2871932"/>
                    </a:xfrm>
                    <a:prstGeom prst="rect">
                      <a:avLst/>
                    </a:prstGeom>
                    <a:noFill/>
                    <a:ln>
                      <a:noFill/>
                    </a:ln>
                    <a:extLst>
                      <a:ext uri="{53640926-AAD7-44D8-BBD7-CCE9431645EC}">
                        <a14:shadowObscured xmlns:a14="http://schemas.microsoft.com/office/drawing/2010/main"/>
                      </a:ext>
                    </a:extLst>
                  </pic:spPr>
                </pic:pic>
              </a:graphicData>
            </a:graphic>
          </wp:inline>
        </w:drawing>
      </w:r>
      <w:bookmarkEnd w:id="38"/>
    </w:p>
    <w:p w14:paraId="68859B10" w14:textId="023E171D" w:rsidR="00FB2556" w:rsidRDefault="00FB2556" w:rsidP="00FB2556">
      <w:pPr>
        <w:pStyle w:val="Descripcin"/>
        <w:jc w:val="center"/>
      </w:pPr>
      <w:bookmarkStart w:id="39" w:name="_Toc159795899"/>
      <w:commentRangeStart w:id="40"/>
      <w:r>
        <w:t xml:space="preserve">Figura 6: Placa de desarrollo </w:t>
      </w:r>
      <w:commentRangeEnd w:id="40"/>
      <w:r w:rsidR="00110909">
        <w:rPr>
          <w:rStyle w:val="Refdecomentario"/>
          <w:i w:val="0"/>
          <w:iCs w:val="0"/>
          <w:color w:val="auto"/>
        </w:rPr>
        <w:commentReference w:id="40"/>
      </w:r>
      <w:r>
        <w:t>con FPGA de AMD-Xilinx</w:t>
      </w:r>
      <w:commentRangeStart w:id="41"/>
      <w:commentRangeEnd w:id="41"/>
      <w:r>
        <w:rPr>
          <w:rStyle w:val="Refdecomentario"/>
          <w:i w:val="0"/>
          <w:iCs w:val="0"/>
          <w:color w:val="auto"/>
        </w:rPr>
        <w:commentReference w:id="41"/>
      </w:r>
      <w:r w:rsidRPr="00E35D51">
        <w:t>. Modelo Z7-10</w:t>
      </w:r>
      <w:r w:rsidR="00953517">
        <w:t xml:space="preserve"> </w:t>
      </w:r>
      <w:r w:rsidR="00953517" w:rsidRPr="006E28F8">
        <w:t>[</w:t>
      </w:r>
      <w:hyperlink w:anchor="biblio" w:history="1">
        <w:r w:rsidR="00441BC1" w:rsidRPr="00115033">
          <w:t>7</w:t>
        </w:r>
      </w:hyperlink>
      <w:r w:rsidR="00953517" w:rsidRPr="006E28F8">
        <w:t>]</w:t>
      </w:r>
      <w:r w:rsidRPr="006E28F8">
        <w:t>.</w:t>
      </w:r>
      <w:bookmarkEnd w:id="39"/>
    </w:p>
    <w:p w14:paraId="0ED21226" w14:textId="17997A24" w:rsidR="00FB2556" w:rsidRDefault="00AF5B6B" w:rsidP="00686624">
      <w:pPr>
        <w:pStyle w:val="Normal1"/>
      </w:pPr>
      <w:r>
        <w:lastRenderedPageBreak/>
        <w:t xml:space="preserve">Dado que este TFG </w:t>
      </w:r>
      <w:r w:rsidR="00BE1B4C">
        <w:t>se desarrolla sobre dispositivos basados en FPGA, a continuación</w:t>
      </w:r>
      <w:r w:rsidR="007304CD">
        <w:t>,</w:t>
      </w:r>
      <w:r w:rsidR="00BE1B4C">
        <w:t xml:space="preserve"> se </w:t>
      </w:r>
      <w:r w:rsidR="007304CD">
        <w:t xml:space="preserve">explican brevemente </w:t>
      </w:r>
      <w:r w:rsidR="00FB2556">
        <w:t xml:space="preserve">los conceptos de FPGA y del diseño electrónico digital con el propósito de </w:t>
      </w:r>
      <w:r w:rsidR="00EF70D4">
        <w:t>proporcionar los conocimientos necesarios para este trabajo</w:t>
      </w:r>
      <w:r w:rsidR="00FB2556">
        <w:t>.</w:t>
      </w:r>
    </w:p>
    <w:p w14:paraId="2C0F0529" w14:textId="77777777" w:rsidR="00FB2556" w:rsidRPr="00AC178F" w:rsidRDefault="00FB2556" w:rsidP="00686624">
      <w:pPr>
        <w:pStyle w:val="Normal1"/>
      </w:pPr>
      <w:r w:rsidRPr="00E35D51">
        <w:t xml:space="preserve">Una FPGA es un dispositivo electrónico que contiene una matriz de bloques lógicos configurables, o </w:t>
      </w:r>
      <w:commentRangeStart w:id="42"/>
      <w:proofErr w:type="spellStart"/>
      <w:r w:rsidRPr="00E35D51">
        <w:t>CLBs</w:t>
      </w:r>
      <w:commentRangeEnd w:id="42"/>
      <w:proofErr w:type="spellEnd"/>
      <w:r w:rsidRPr="00E35D51">
        <w:rPr>
          <w:rStyle w:val="Refdecomentario"/>
        </w:rPr>
        <w:commentReference w:id="42"/>
      </w:r>
      <w:r w:rsidRPr="00E35D51">
        <w:t xml:space="preserve"> (</w:t>
      </w:r>
      <w:r w:rsidRPr="00E35D51">
        <w:rPr>
          <w:i/>
          <w:iCs/>
        </w:rPr>
        <w:t xml:space="preserve">Configurable </w:t>
      </w:r>
      <w:proofErr w:type="spellStart"/>
      <w:r w:rsidRPr="00E35D51">
        <w:rPr>
          <w:i/>
          <w:iCs/>
        </w:rPr>
        <w:t>Logic</w:t>
      </w:r>
      <w:proofErr w:type="spellEnd"/>
      <w:r w:rsidRPr="00E35D51">
        <w:rPr>
          <w:i/>
          <w:iCs/>
        </w:rPr>
        <w:t xml:space="preserve"> Block</w:t>
      </w:r>
      <w:r w:rsidRPr="00E35D51">
        <w:t>).</w:t>
      </w:r>
      <w:r w:rsidRPr="00AC178F">
        <w:t xml:space="preserve"> Los </w:t>
      </w:r>
      <w:proofErr w:type="spellStart"/>
      <w:r w:rsidRPr="00AC178F">
        <w:t>CLBs</w:t>
      </w:r>
      <w:proofErr w:type="spellEnd"/>
      <w:r w:rsidRPr="00AC178F">
        <w:t xml:space="preserve">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proofErr w:type="spellStart"/>
      <w:r w:rsidRPr="00AC178F">
        <w:rPr>
          <w:i/>
          <w:iCs/>
        </w:rPr>
        <w:t>Registers</w:t>
      </w:r>
      <w:proofErr w:type="spellEnd"/>
      <w:r w:rsidRPr="00AC178F">
        <w:rPr>
          <w:i/>
          <w:iCs/>
        </w:rPr>
        <w:t xml:space="preserve"> </w:t>
      </w:r>
      <w:proofErr w:type="spellStart"/>
      <w:r w:rsidRPr="00AC178F">
        <w:rPr>
          <w:i/>
          <w:iCs/>
        </w:rPr>
        <w:t>Transffer</w:t>
      </w:r>
      <w:proofErr w:type="spellEnd"/>
      <w:r w:rsidRPr="00AC178F">
        <w:rPr>
          <w:i/>
          <w:iCs/>
        </w:rPr>
        <w:t xml:space="preserve"> </w:t>
      </w:r>
      <w:proofErr w:type="spellStart"/>
      <w:r w:rsidRPr="00AC178F">
        <w:rPr>
          <w:i/>
          <w:iCs/>
        </w:rPr>
        <w:t>Level</w:t>
      </w:r>
      <w:proofErr w:type="spellEnd"/>
      <w:r w:rsidRPr="00AC178F">
        <w:t xml:space="preserve">), es decir, con un código que describe el circuito a nivel de operaciones lógicas y de transferencia de datos. Este código es interpretado por los programas de diseño para configurar los </w:t>
      </w:r>
      <w:proofErr w:type="spellStart"/>
      <w:r w:rsidRPr="00AC178F">
        <w:t>CLBs</w:t>
      </w:r>
      <w:proofErr w:type="spellEnd"/>
      <w:r w:rsidRPr="00AC178F">
        <w:t xml:space="preserve"> de manera que emulen el comportamiento descrito en el código.</w:t>
      </w:r>
    </w:p>
    <w:p w14:paraId="77414839" w14:textId="107D663F"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r w:rsidR="0079392E">
        <w:t>.</w:t>
      </w:r>
    </w:p>
    <w:p w14:paraId="1E7CAB58" w14:textId="267A57B1"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w:t>
      </w:r>
      <w:r w:rsidR="006A0A85">
        <w:t xml:space="preserve"> y utilice los </w:t>
      </w:r>
      <w:r w:rsidR="00FB20BF">
        <w:t xml:space="preserve">componentes del dispositivo, como los </w:t>
      </w:r>
      <w:proofErr w:type="spellStart"/>
      <w:r w:rsidR="00FB20BF">
        <w:t>CLBs</w:t>
      </w:r>
      <w:proofErr w:type="spellEnd"/>
      <w:r w:rsidRPr="00AC178F">
        <w:t>. Esta representación lógica se resume en una estructura llamada "</w:t>
      </w:r>
      <w:proofErr w:type="spellStart"/>
      <w:r w:rsidRPr="00801086">
        <w:rPr>
          <w:i/>
          <w:iCs/>
        </w:rPr>
        <w:t>netlist</w:t>
      </w:r>
      <w:proofErr w:type="spellEnd"/>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proofErr w:type="spellStart"/>
      <w:r w:rsidRPr="00686624">
        <w:rPr>
          <w:i/>
          <w:iCs/>
        </w:rPr>
        <w:t>netlist</w:t>
      </w:r>
      <w:proofErr w:type="spellEnd"/>
      <w:r w:rsidRPr="00AC178F">
        <w:t xml:space="preserve"> se utiliza en el proceso de implementación para determinar qué recursos de la FPGA deben utilizarse y de qué manera. La implementación está restringida por una lista de reglas o </w:t>
      </w:r>
      <w:proofErr w:type="spellStart"/>
      <w:r w:rsidRPr="00AC178F">
        <w:rPr>
          <w:i/>
          <w:iCs/>
        </w:rPr>
        <w:t>constraints</w:t>
      </w:r>
      <w:proofErr w:type="spellEnd"/>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proofErr w:type="spellStart"/>
      <w:r w:rsidRPr="00686624">
        <w:rPr>
          <w:i/>
          <w:iCs/>
        </w:rPr>
        <w:t>Layout</w:t>
      </w:r>
      <w:proofErr w:type="spellEnd"/>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3EF61451" w:rsidR="00FB2556" w:rsidRPr="00AC178F" w:rsidRDefault="00FB2556" w:rsidP="00686624">
      <w:pPr>
        <w:pStyle w:val="Normal1"/>
      </w:pPr>
      <w:r w:rsidRPr="00AC178F">
        <w:t xml:space="preserve">El resultado del </w:t>
      </w:r>
      <w:proofErr w:type="spellStart"/>
      <w:r w:rsidRPr="00686624">
        <w:rPr>
          <w:i/>
          <w:iCs/>
        </w:rPr>
        <w:t>layout</w:t>
      </w:r>
      <w:proofErr w:type="spellEnd"/>
      <w:r w:rsidRPr="00AC178F">
        <w:t xml:space="preserve"> es un archivo binario de formato “</w:t>
      </w:r>
      <w:proofErr w:type="spellStart"/>
      <w:r w:rsidRPr="00686624">
        <w:rPr>
          <w:i/>
          <w:iCs/>
        </w:rPr>
        <w:t>bitstream</w:t>
      </w:r>
      <w:proofErr w:type="spellEnd"/>
      <w:r w:rsidRPr="00AC178F">
        <w:t xml:space="preserve">” que se utiliza para </w:t>
      </w:r>
      <w:r w:rsidR="00A932B9">
        <w:t>configurar</w:t>
      </w:r>
      <w:r w:rsidR="00A932B9" w:rsidRPr="00AC178F">
        <w:t xml:space="preserve"> </w:t>
      </w:r>
      <w:r w:rsidRPr="00AC178F">
        <w:t xml:space="preserve">la FPGA a través de un cable y, por ejemplo, mediante el protocolo serie JTAG (JTAG, de las siglas en inglés </w:t>
      </w:r>
      <w:proofErr w:type="spellStart"/>
      <w:r w:rsidRPr="00AC178F">
        <w:rPr>
          <w:i/>
          <w:iCs/>
        </w:rPr>
        <w:t>Joint</w:t>
      </w:r>
      <w:proofErr w:type="spellEnd"/>
      <w:r w:rsidRPr="00AC178F">
        <w:rPr>
          <w:i/>
          <w:iCs/>
        </w:rPr>
        <w:t xml:space="preserve"> Test </w:t>
      </w:r>
      <w:proofErr w:type="spellStart"/>
      <w:r w:rsidRPr="00AC178F">
        <w:rPr>
          <w:i/>
          <w:iCs/>
        </w:rPr>
        <w:t>Action</w:t>
      </w:r>
      <w:proofErr w:type="spellEnd"/>
      <w:r w:rsidRPr="00AC178F">
        <w:rPr>
          <w:i/>
          <w:iCs/>
        </w:rPr>
        <w:t xml:space="preserve"> </w:t>
      </w:r>
      <w:proofErr w:type="spellStart"/>
      <w:r w:rsidRPr="00AC178F">
        <w:rPr>
          <w:i/>
          <w:iCs/>
        </w:rPr>
        <w:t>Group</w:t>
      </w:r>
      <w:proofErr w:type="spellEnd"/>
      <w:r w:rsidRPr="00AC178F">
        <w:t xml:space="preserve">, es un protocolo estandarizado que inicialmente fue definido para testeo y verificación de circuitos integrados y circuitos impresos, aunque ha evolucionado para permitir la programación de dispositivos programables, como </w:t>
      </w:r>
      <w:proofErr w:type="spellStart"/>
      <w:r w:rsidRPr="00AC178F">
        <w:t>FPGAs</w:t>
      </w:r>
      <w:proofErr w:type="spellEnd"/>
      <w:r w:rsidRPr="00AC178F">
        <w:t xml:space="preserve"> a través de este protocolo serie).</w:t>
      </w:r>
    </w:p>
    <w:p w14:paraId="6A77FBE6" w14:textId="351264C2" w:rsidR="00FB2556" w:rsidRDefault="00FB2556" w:rsidP="00686624">
      <w:pPr>
        <w:pStyle w:val="Normal1"/>
      </w:pPr>
      <w:r w:rsidRPr="00AC178F">
        <w:lastRenderedPageBreak/>
        <w:t>Actualmente</w:t>
      </w:r>
      <w:r w:rsidR="00411BAB">
        <w:t>,</w:t>
      </w:r>
      <w:r w:rsidRPr="00AC178F">
        <w:t xml:space="preserv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6D030638" w:rsidR="00DF63CC" w:rsidRDefault="00FB2556" w:rsidP="00DF63CC">
      <w:pPr>
        <w:pStyle w:val="Normal1"/>
        <w:spacing w:line="360" w:lineRule="auto"/>
      </w:pPr>
      <w:r>
        <w:lastRenderedPageBreak/>
        <w:t>En el diseño</w:t>
      </w:r>
      <w:r w:rsidR="00DD5B39">
        <w:t xml:space="preserve"> electrónico basado en</w:t>
      </w:r>
      <w:r>
        <w:t xml:space="preserve"> </w:t>
      </w:r>
      <w:proofErr w:type="spellStart"/>
      <w:r>
        <w:t>FPGAs</w:t>
      </w:r>
      <w:proofErr w:type="spellEnd"/>
      <w:r>
        <w:t xml:space="preserve"> se consideran los siguientes niveles de abstracción</w:t>
      </w:r>
      <w:r w:rsidR="00DD5B39">
        <w:t xml:space="preserve"> en orden ascendente</w:t>
      </w:r>
      <w:r>
        <w:t>:</w:t>
      </w:r>
    </w:p>
    <w:p w14:paraId="556952BC" w14:textId="77777777" w:rsidR="00FB2556" w:rsidRDefault="00FB2556" w:rsidP="00FB2556">
      <w:pPr>
        <w:pStyle w:val="Prrafodelista"/>
        <w:numPr>
          <w:ilvl w:val="0"/>
          <w:numId w:val="6"/>
        </w:numPr>
        <w:ind w:left="993"/>
        <w:contextualSpacing w:val="0"/>
      </w:pPr>
      <w:r w:rsidRPr="00486441">
        <w:rPr>
          <w:b/>
          <w:bCs/>
        </w:rPr>
        <w:t>RTL (</w:t>
      </w:r>
      <w:proofErr w:type="spellStart"/>
      <w:r w:rsidRPr="00801086">
        <w:rPr>
          <w:b/>
          <w:bCs/>
          <w:i/>
          <w:iCs/>
        </w:rPr>
        <w:t>Register</w:t>
      </w:r>
      <w:proofErr w:type="spellEnd"/>
      <w:r w:rsidRPr="00801086">
        <w:rPr>
          <w:b/>
          <w:bCs/>
          <w:i/>
          <w:iCs/>
        </w:rPr>
        <w:t xml:space="preserve"> Transfer </w:t>
      </w:r>
      <w:proofErr w:type="spellStart"/>
      <w:r w:rsidRPr="00801086">
        <w:rPr>
          <w:b/>
          <w:bCs/>
          <w:i/>
          <w:iCs/>
        </w:rPr>
        <w:t>Level</w:t>
      </w:r>
      <w:proofErr w:type="spellEnd"/>
      <w:r w:rsidRPr="00486441">
        <w:rPr>
          <w:b/>
          <w:bCs/>
        </w:rPr>
        <w:t>)</w:t>
      </w:r>
      <w:r>
        <w:t xml:space="preserve">: es el nivel habitual con el que trabajan los diseñadores, permite el uso de sentencias de mayor nivel que el sintetizador utiliza para inferir lógica y generar </w:t>
      </w:r>
      <w:proofErr w:type="spellStart"/>
      <w:r w:rsidRPr="00801086">
        <w:rPr>
          <w:i/>
          <w:iCs/>
        </w:rPr>
        <w:t>netlist</w:t>
      </w:r>
      <w:proofErr w:type="spellEnd"/>
      <w:r>
        <w:t xml:space="preserve"> estructurales.</w:t>
      </w:r>
    </w:p>
    <w:p w14:paraId="4497C6FF" w14:textId="77777777" w:rsidR="00FB2556" w:rsidRDefault="00FB2556" w:rsidP="00FB2556">
      <w:pPr>
        <w:pStyle w:val="Prrafodelista"/>
        <w:numPr>
          <w:ilvl w:val="0"/>
          <w:numId w:val="6"/>
        </w:numPr>
        <w:ind w:left="993"/>
        <w:contextualSpacing w:val="0"/>
      </w:pPr>
      <w:bookmarkStart w:id="43" w:name="Behavioural"/>
      <w:proofErr w:type="spellStart"/>
      <w:r w:rsidRPr="00801086">
        <w:rPr>
          <w:b/>
          <w:bCs/>
          <w:i/>
          <w:iCs/>
        </w:rPr>
        <w:t>Behavioural</w:t>
      </w:r>
      <w:proofErr w:type="spellEnd"/>
      <w:r w:rsidRPr="00486441">
        <w:rPr>
          <w:b/>
          <w:bCs/>
        </w:rPr>
        <w:t xml:space="preserve"> </w:t>
      </w:r>
      <w:bookmarkEnd w:id="43"/>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4D896622"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xml:space="preserve">. Varias </w:t>
      </w:r>
      <w:proofErr w:type="spellStart"/>
      <w:r>
        <w:t>FPGAs</w:t>
      </w:r>
      <w:proofErr w:type="spellEnd"/>
      <w:r>
        <w:t xml:space="preserve"> conectadas, periféricos externos, etc.</w:t>
      </w:r>
    </w:p>
    <w:p w14:paraId="663A6B8B" w14:textId="29BA5A05" w:rsidR="00FB2556" w:rsidRDefault="00FB2556" w:rsidP="00FB2556">
      <w:pPr>
        <w:pStyle w:val="Prrafodelista"/>
        <w:ind w:left="993"/>
        <w:contextualSpacing w:val="0"/>
      </w:pPr>
      <w:r w:rsidRPr="00801086">
        <w:rPr>
          <w:b/>
          <w:bCs/>
          <w:i/>
          <w:iCs/>
        </w:rPr>
        <w:t xml:space="preserve">High </w:t>
      </w:r>
      <w:proofErr w:type="spellStart"/>
      <w:r w:rsidRPr="00801086">
        <w:rPr>
          <w:b/>
          <w:bCs/>
          <w:i/>
          <w:iCs/>
        </w:rPr>
        <w:t>Level</w:t>
      </w:r>
      <w:proofErr w:type="spellEnd"/>
      <w:r w:rsidR="00F940EE">
        <w:rPr>
          <w:b/>
          <w:bCs/>
          <w:i/>
          <w:iCs/>
        </w:rPr>
        <w:t xml:space="preserve"> </w:t>
      </w:r>
      <w:proofErr w:type="spellStart"/>
      <w:r w:rsidR="00F940EE" w:rsidRPr="00801086">
        <w:rPr>
          <w:b/>
          <w:bCs/>
          <w:i/>
          <w:iCs/>
        </w:rPr>
        <w:t>Synthesis</w:t>
      </w:r>
      <w:proofErr w:type="spellEnd"/>
      <w:r w:rsidRPr="000C1563">
        <w:t>:</w:t>
      </w:r>
      <w:r>
        <w:t xml:space="preserve"> La síntesis de alto nivel o HLS por sus siglas en inglés</w:t>
      </w:r>
      <w:r w:rsidR="0017426D">
        <w:t xml:space="preserve"> </w:t>
      </w:r>
      <w:r>
        <w:t xml:space="preserve">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proofErr w:type="spellStart"/>
      <w:r w:rsidRPr="00801086">
        <w:rPr>
          <w:i/>
          <w:iCs/>
        </w:rPr>
        <w:t>netlist</w:t>
      </w:r>
      <w:proofErr w:type="spellEnd"/>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553C33D5" w14:textId="0CC33B93" w:rsidR="007A2197" w:rsidRDefault="00FB2556" w:rsidP="00686624">
      <w:pPr>
        <w:pStyle w:val="Normal1"/>
      </w:pPr>
      <w:r>
        <w:t xml:space="preserve">Existen números métodos de verificación HDL, los más comunes son aquellos en los que se crea un entorno de simulación o </w:t>
      </w:r>
      <w:proofErr w:type="spellStart"/>
      <w:r w:rsidRPr="00343598">
        <w:rPr>
          <w:i/>
          <w:iCs/>
        </w:rPr>
        <w:t>testbench</w:t>
      </w:r>
      <w:proofErr w:type="spellEnd"/>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0A140020" w14:textId="5748026D" w:rsidR="006B19E5" w:rsidRPr="006B19E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lastRenderedPageBreak/>
        <w:t>En cuanto a la síntesis de alto nivel, esta no sustituye los conocimientos que debe poseer el diseñador, ya que, aunque puede realizar una síntesis y generar una IP en base a un código en C, un usuario de la herramienta sin conocimientos de diseño hardware no sabría interpretar los resultados de la síntesis ni integrar la IP en un sistema mayor. La utilidad de las herramientas de síntesis de alto nivel radica en la facilidad de expresar algoritmos complejos en lenguajes de alto nivel como C o C++ que serían más complejos de implementar en los niveles de abstracción habituales (más bajos) como filtros digitales o cálculos de FFT.</w:t>
      </w:r>
    </w:p>
    <w:p w14:paraId="5CBDEA91" w14:textId="77777777" w:rsidR="00B04BA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t>No obstante, no en todas las aplicaciones e industrias se busca la sencillez o rapidez por encima de otros criterios; en algunos ámbitos con reglas de diseño muy exigentes, es necesario tener control total sobre cómo se implementa cada proceso y cada sentencia de VHDL y sobre lo que está ocurriendo en cada registro en cada ciclo de reloj. Este control y visibilidad durante la etapa de diseño, previo a la verificación, es incompatible con un nivel de abstracción tan alto como el de HLS.</w:t>
      </w:r>
    </w:p>
    <w:p w14:paraId="5C6986EB" w14:textId="3FDF7285" w:rsidR="00801086" w:rsidRPr="00B04BA5" w:rsidRDefault="00801086" w:rsidP="00B04BA5">
      <w:pPr>
        <w:spacing w:after="160" w:line="259" w:lineRule="auto"/>
        <w:jc w:val="left"/>
        <w:rPr>
          <w:rFonts w:asciiTheme="majorHAnsi" w:hAnsiTheme="majorHAnsi"/>
        </w:rPr>
      </w:pPr>
      <w:r>
        <w:rPr>
          <w:sz w:val="32"/>
          <w:szCs w:val="32"/>
        </w:rPr>
        <w:br w:type="page"/>
      </w:r>
    </w:p>
    <w:p w14:paraId="59181FA7" w14:textId="62CFE3F8" w:rsidR="00054B9C" w:rsidRPr="00082113" w:rsidRDefault="00082113" w:rsidP="00054B9C">
      <w:pPr>
        <w:pStyle w:val="titulo1"/>
        <w:numPr>
          <w:ilvl w:val="0"/>
          <w:numId w:val="4"/>
        </w:numPr>
        <w:ind w:left="284" w:hanging="284"/>
        <w:rPr>
          <w:sz w:val="32"/>
          <w:szCs w:val="32"/>
        </w:rPr>
      </w:pPr>
      <w:bookmarkStart w:id="44" w:name="_Toc159948271"/>
      <w:commentRangeStart w:id="45"/>
      <w:r w:rsidRPr="00082113">
        <w:rPr>
          <w:sz w:val="32"/>
          <w:szCs w:val="32"/>
        </w:rPr>
        <w:lastRenderedPageBreak/>
        <w:t xml:space="preserve">Objetivos </w:t>
      </w:r>
      <w:commentRangeEnd w:id="45"/>
      <w:r w:rsidR="007A2197">
        <w:rPr>
          <w:rStyle w:val="Refdecomentario"/>
          <w:rFonts w:asciiTheme="majorHAnsi" w:eastAsiaTheme="minorHAnsi" w:hAnsiTheme="majorHAnsi" w:cstheme="minorBidi"/>
          <w:color w:val="auto"/>
        </w:rPr>
        <w:commentReference w:id="45"/>
      </w:r>
      <w:bookmarkEnd w:id="44"/>
    </w:p>
    <w:p w14:paraId="7B2EC614" w14:textId="5A6CB16B" w:rsidR="00054B9C" w:rsidRPr="00857ADA" w:rsidRDefault="00054B9C" w:rsidP="00421348">
      <w:pPr>
        <w:pStyle w:val="subt2"/>
      </w:pPr>
      <w:bookmarkStart w:id="46" w:name="_Toc159948272"/>
      <w:r w:rsidRPr="00857ADA">
        <w:t>Antecedentes</w:t>
      </w:r>
      <w:bookmarkEnd w:id="46"/>
    </w:p>
    <w:p w14:paraId="4C71EBF8" w14:textId="270CF681"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w:t>
      </w:r>
      <w:r w:rsidR="007906A3">
        <w:t xml:space="preserve">pretende </w:t>
      </w:r>
      <w:r w:rsidRPr="00182B0A">
        <w:t>utiliza</w:t>
      </w:r>
      <w:r w:rsidR="007906A3">
        <w:t>r</w:t>
      </w:r>
      <w:r w:rsidRPr="00182B0A">
        <w:t xml:space="preserve"> la señal EMG para determinar la intencionalidad de movimiento de los diferentes grupos musculare</w:t>
      </w:r>
      <w:r w:rsidR="007906A3">
        <w:t>s</w:t>
      </w:r>
      <w:r w:rsidRPr="00182B0A">
        <w:t xml:space="preserve"> e introducir la señal procesada en el lazo de control del exoesqueleto. Además, está también fuertemente ligado al proyecto </w:t>
      </w:r>
      <w:proofErr w:type="spellStart"/>
      <w:r w:rsidRPr="00182B0A">
        <w:t>ExoSen-SoC</w:t>
      </w:r>
      <w:proofErr w:type="spellEnd"/>
      <w:r w:rsidRPr="00182B0A">
        <w:t xml:space="preserve"> (M2998) de la URJC</w:t>
      </w:r>
      <w:r>
        <w:t>,</w:t>
      </w:r>
      <w:r w:rsidRPr="00182B0A">
        <w:t xml:space="preserve"> que tiene como objetivo realizar arquitecturas heterogéneas basadas en </w:t>
      </w:r>
      <w:proofErr w:type="spellStart"/>
      <w:r w:rsidRPr="00182B0A">
        <w:t>System</w:t>
      </w:r>
      <w:proofErr w:type="spellEnd"/>
      <w:r w:rsidRPr="00182B0A">
        <w:t>-</w:t>
      </w:r>
      <w:proofErr w:type="spellStart"/>
      <w:r w:rsidRPr="00182B0A">
        <w:t>on</w:t>
      </w:r>
      <w:proofErr w:type="spellEnd"/>
      <w:r w:rsidRPr="00182B0A">
        <w:t>-Chip (</w:t>
      </w:r>
      <w:proofErr w:type="spellStart"/>
      <w:r w:rsidRPr="00182B0A">
        <w:t>SoC</w:t>
      </w:r>
      <w:proofErr w:type="spellEnd"/>
      <w:r w:rsidRPr="00182B0A">
        <w:t>) para el procesado de las señales EMG.  </w:t>
      </w:r>
    </w:p>
    <w:p w14:paraId="5EF88755" w14:textId="77777777" w:rsidR="00DF63CC" w:rsidRPr="00182B0A" w:rsidRDefault="00DF63CC" w:rsidP="00686624">
      <w:pPr>
        <w:pStyle w:val="Normal1"/>
      </w:pPr>
    </w:p>
    <w:p w14:paraId="497668ED" w14:textId="2397E6E1"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 w:history="1">
        <w:r w:rsidR="00115033" w:rsidRPr="00115033">
          <w:t>6</w:t>
        </w:r>
      </w:hyperlink>
      <w:r w:rsidRPr="009858B7">
        <w:t xml:space="preserve">] que </w:t>
      </w:r>
      <w:r w:rsidR="00784382">
        <w:t>integra las</w:t>
      </w:r>
      <w:r w:rsidR="00784382" w:rsidRPr="009858B7">
        <w:t xml:space="preserve"> </w:t>
      </w:r>
      <w:r w:rsidRPr="009858B7">
        <w:t xml:space="preserve">señales EMG de diferentes grupos musculares de </w:t>
      </w:r>
      <w:r>
        <w:t>personas</w:t>
      </w:r>
      <w:r w:rsidRPr="009858B7">
        <w:t xml:space="preserve"> caminando a velocidades conocidas. </w:t>
      </w:r>
    </w:p>
    <w:p w14:paraId="25C30E21" w14:textId="77777777" w:rsidR="00F4380F" w:rsidRDefault="00F4380F" w:rsidP="00686624">
      <w:pPr>
        <w:pStyle w:val="Normal1"/>
      </w:pPr>
    </w:p>
    <w:p w14:paraId="5EA43226" w14:textId="0484E8AE" w:rsidR="00054B9C" w:rsidRPr="00857ADA" w:rsidRDefault="00054B9C" w:rsidP="00421348">
      <w:pPr>
        <w:pStyle w:val="subt2"/>
      </w:pPr>
      <w:bookmarkStart w:id="47" w:name="_Toc159948273"/>
      <w:r w:rsidRPr="00857ADA">
        <w:t xml:space="preserve">Objetivo </w:t>
      </w:r>
      <w:commentRangeStart w:id="48"/>
      <w:commentRangeStart w:id="49"/>
      <w:commentRangeEnd w:id="48"/>
      <w:r w:rsidRPr="00857ADA">
        <w:commentReference w:id="48"/>
      </w:r>
      <w:commentRangeEnd w:id="49"/>
      <w:r w:rsidRPr="00857ADA">
        <w:commentReference w:id="49"/>
      </w:r>
      <w:r w:rsidRPr="00857ADA">
        <w:t>general</w:t>
      </w:r>
      <w:bookmarkEnd w:id="47"/>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232E6BD5" w:rsidR="00054B9C" w:rsidRDefault="003B5071" w:rsidP="00686624">
      <w:pPr>
        <w:pStyle w:val="Normal1"/>
      </w:pPr>
      <w:r>
        <w:t xml:space="preserve">Para llevar a cabo </w:t>
      </w:r>
      <w:r w:rsidR="002853E8">
        <w:t xml:space="preserve">el desarrollo de </w:t>
      </w:r>
      <w:r>
        <w:t>este objetivo</w:t>
      </w:r>
      <w:r w:rsidR="00054B9C">
        <w:t xml:space="preserve">, se propone que el algoritmo se implemente en </w:t>
      </w:r>
      <w:proofErr w:type="spellStart"/>
      <w:r w:rsidR="00054B9C">
        <w:t>Vitis</w:t>
      </w:r>
      <w:proofErr w:type="spellEnd"/>
      <w:r w:rsidR="00054B9C">
        <w:t xml:space="preserve">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7A6B139" w:rsidR="00857ADA" w:rsidRPr="00857ADA" w:rsidRDefault="00857ADA" w:rsidP="00421348">
      <w:pPr>
        <w:pStyle w:val="subt2"/>
      </w:pPr>
      <w:bookmarkStart w:id="50" w:name="_Toc159948274"/>
      <w:r w:rsidRPr="00857ADA">
        <w:lastRenderedPageBreak/>
        <w:t>Objetivos Parciales</w:t>
      </w:r>
      <w:bookmarkEnd w:id="50"/>
    </w:p>
    <w:p w14:paraId="117EB3F4" w14:textId="04231199" w:rsidR="00DF63CC" w:rsidRDefault="00054B9C" w:rsidP="00DF63CC">
      <w:pPr>
        <w:pStyle w:val="Normal1"/>
        <w:spacing w:before="240" w:after="240"/>
      </w:pPr>
      <w:r w:rsidRPr="00434C65">
        <w:t xml:space="preserve">Para la planificación de las actividades, </w:t>
      </w:r>
      <w:r w:rsidR="00E06DD1">
        <w:t>el</w:t>
      </w:r>
      <w:r w:rsidRPr="00434C65">
        <w:t xml:space="preserve"> objetivo general</w:t>
      </w:r>
      <w:r w:rsidR="00E06DD1">
        <w:t xml:space="preserve"> </w:t>
      </w:r>
      <w:r w:rsidRPr="00434C65">
        <w:t>se descompone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6AEC5AA9"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xml:space="preserve">, </w:t>
      </w:r>
      <w:r w:rsidR="00E06DD1">
        <w:t>utilizando como entrada</w:t>
      </w:r>
      <w:r>
        <w:t xml:space="preserve">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proofErr w:type="spellStart"/>
      <w:r>
        <w:rPr>
          <w:i/>
          <w:iCs/>
        </w:rPr>
        <w:t>b</w:t>
      </w:r>
      <w:r w:rsidRPr="00434C65">
        <w:rPr>
          <w:i/>
          <w:iCs/>
        </w:rPr>
        <w:t>ehavioural</w:t>
      </w:r>
      <w:proofErr w:type="spellEnd"/>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proofErr w:type="spellStart"/>
      <w:r w:rsidRPr="00434C65">
        <w:rPr>
          <w:i/>
          <w:iCs/>
        </w:rPr>
        <w:t>behavioural</w:t>
      </w:r>
      <w:proofErr w:type="spellEnd"/>
      <w:r w:rsidRPr="00434C65">
        <w:t xml:space="preserve"> se compara con la salida de </w:t>
      </w:r>
      <w:r>
        <w:t>las funciones</w:t>
      </w:r>
      <w:r w:rsidRPr="00434C65">
        <w:t xml:space="preserve"> de </w:t>
      </w:r>
      <w:r>
        <w:t>Matlab</w:t>
      </w:r>
      <w:r w:rsidRPr="00434C65">
        <w:t xml:space="preserve">. Si coinciden, se procede con la implementación en </w:t>
      </w:r>
      <w:proofErr w:type="spellStart"/>
      <w:r w:rsidRPr="00434C65">
        <w:t>Vitis</w:t>
      </w:r>
      <w:proofErr w:type="spellEnd"/>
      <w:r w:rsidRPr="00434C65">
        <w:t xml:space="preserve">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proofErr w:type="spellStart"/>
      <w:r>
        <w:rPr>
          <w:i/>
          <w:iCs/>
        </w:rPr>
        <w:t>b</w:t>
      </w:r>
      <w:r w:rsidRPr="00434C65">
        <w:rPr>
          <w:i/>
          <w:iCs/>
        </w:rPr>
        <w:t>ehavioural</w:t>
      </w:r>
      <w:proofErr w:type="spellEnd"/>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proofErr w:type="spellStart"/>
      <w:r w:rsidRPr="00434C65">
        <w:rPr>
          <w:i/>
          <w:iCs/>
        </w:rPr>
        <w:t>behavioural</w:t>
      </w:r>
      <w:proofErr w:type="spellEnd"/>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7BCDD0E4"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11991">
        <w:t xml:space="preserve"> de la arquitectura global</w:t>
      </w:r>
      <w:r w:rsidRPr="00434C65">
        <w:t>.</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51" w:name="_Toc159948275"/>
      <w:r w:rsidRPr="00082113">
        <w:rPr>
          <w:sz w:val="32"/>
          <w:szCs w:val="32"/>
        </w:rPr>
        <w:lastRenderedPageBreak/>
        <w:t>Descripción de la propuesta</w:t>
      </w:r>
      <w:bookmarkEnd w:id="51"/>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bookmarkStart w:id="52" w:name="_Toc159948276"/>
      <w:r w:rsidRPr="007073F5">
        <w:t>Sistema de adquisición</w:t>
      </w:r>
      <w:bookmarkEnd w:id="52"/>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6A0719AE" w:rsidR="00686624" w:rsidRPr="001A0BBD" w:rsidRDefault="00686624" w:rsidP="00686624">
      <w:pPr>
        <w:pStyle w:val="Normal1"/>
      </w:pPr>
      <w:r>
        <w:t xml:space="preserve">La plataforma </w:t>
      </w:r>
      <w:r w:rsidRPr="007E69CB">
        <w:t>ADS1298R</w:t>
      </w:r>
      <w:r w:rsidR="002347DB">
        <w:t xml:space="preserve"> [</w:t>
      </w:r>
      <w:hyperlink w:anchor="biblio" w:history="1">
        <w:r w:rsidR="00115033">
          <w:rPr>
            <w:rStyle w:val="Hipervnculo"/>
            <w:color w:val="auto"/>
            <w:u w:val="none"/>
          </w:rPr>
          <w:t>8</w:t>
        </w:r>
      </w:hyperlink>
      <w:r w:rsidR="002347DB">
        <w:t>]</w:t>
      </w:r>
      <w:r w:rsidRPr="007E69CB">
        <w:t xml:space="preserve"> pertenece a una familia de</w:t>
      </w:r>
      <w:r w:rsidRPr="001A0BBD">
        <w:t xml:space="preserve"> dispositivos de adquisición de </w:t>
      </w:r>
      <w:r w:rsidR="00173A32">
        <w:t xml:space="preserve">datos </w:t>
      </w:r>
      <w:r w:rsidRPr="001A0BBD">
        <w:t>que reúnen todas las características necesarias para aplicaciones médicas, entre las que se encuentran la electromiografía. Est</w:t>
      </w:r>
      <w:r w:rsidR="00173A32">
        <w:t xml:space="preserve">a plataforma </w:t>
      </w:r>
      <w:r w:rsidRPr="001A0BBD">
        <w:t xml:space="preserve">es capaz de muestrear a través de </w:t>
      </w:r>
      <w:r>
        <w:t>ocho</w:t>
      </w:r>
      <w:r w:rsidRPr="001A0BBD">
        <w:t xml:space="preserve"> canales</w:t>
      </w:r>
      <w:r w:rsidR="00173A32">
        <w:t xml:space="preserve"> </w:t>
      </w:r>
      <w:r w:rsidRPr="001A0BBD">
        <w:t>simultáneamente</w:t>
      </w:r>
      <w:r w:rsidR="00173A32">
        <w:t>, con</w:t>
      </w:r>
      <w:r w:rsidR="00173A32" w:rsidRPr="001A0BBD">
        <w:t xml:space="preserve"> </w:t>
      </w:r>
      <w:r w:rsidR="00173A32">
        <w:t>un ADC diferencial en cada</w:t>
      </w:r>
      <w:r w:rsidRPr="001A0BBD">
        <w:t xml:space="preserve"> </w:t>
      </w:r>
      <w:r w:rsidR="00173A32">
        <w:t xml:space="preserve">uno, </w:t>
      </w:r>
      <w:r w:rsidRPr="001A0BBD">
        <w:t xml:space="preserve">y cuantizar los valores de amplitud con 24 bits de resolución y una frecuencia de muestreo configurable de hasta 32.000 muestras por segundo o </w:t>
      </w:r>
      <w:proofErr w:type="spellStart"/>
      <w:r w:rsidRPr="001A0BBD">
        <w:t>sps</w:t>
      </w:r>
      <w:proofErr w:type="spellEnd"/>
      <w:r w:rsidRPr="001A0BBD">
        <w:t xml:space="preserve"> (</w:t>
      </w:r>
      <w:proofErr w:type="spellStart"/>
      <w:r w:rsidRPr="001A0BBD">
        <w:t>Samples</w:t>
      </w:r>
      <w:proofErr w:type="spellEnd"/>
      <w:r w:rsidRPr="001A0BBD">
        <w:t xml:space="preserve"> Per </w:t>
      </w:r>
      <w:proofErr w:type="spellStart"/>
      <w:r w:rsidRPr="001A0BBD">
        <w:t>Second</w:t>
      </w:r>
      <w:proofErr w:type="spellEnd"/>
      <w:r w:rsidRPr="001A0BBD">
        <w:t xml:space="preserve">). La </w:t>
      </w:r>
      <w:hyperlink w:anchor="fig7" w:history="1">
        <w:r w:rsidRPr="00173A32">
          <w:rPr>
            <w:rStyle w:val="Hipervnculo"/>
            <w:color w:val="auto"/>
            <w:u w:val="none"/>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53" w:name="fig7"/>
      <w:r>
        <w:rPr>
          <w:noProof/>
        </w:rPr>
        <w:drawing>
          <wp:inline distT="0" distB="0" distL="0" distR="0" wp14:anchorId="56A87447" wp14:editId="34C8C237">
            <wp:extent cx="4752975" cy="4317001"/>
            <wp:effectExtent l="0" t="0" r="0" b="7620"/>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3"/>
                    <a:stretch>
                      <a:fillRect/>
                    </a:stretch>
                  </pic:blipFill>
                  <pic:spPr>
                    <a:xfrm>
                      <a:off x="0" y="0"/>
                      <a:ext cx="4757321" cy="4320948"/>
                    </a:xfrm>
                    <a:prstGeom prst="rect">
                      <a:avLst/>
                    </a:prstGeom>
                  </pic:spPr>
                </pic:pic>
              </a:graphicData>
            </a:graphic>
          </wp:inline>
        </w:drawing>
      </w:r>
      <w:bookmarkEnd w:id="53"/>
    </w:p>
    <w:p w14:paraId="6E81E574" w14:textId="77777777" w:rsidR="00686624" w:rsidRDefault="00686624" w:rsidP="00686624">
      <w:pPr>
        <w:pStyle w:val="Descripcin"/>
        <w:jc w:val="center"/>
      </w:pPr>
      <w:bookmarkStart w:id="54" w:name="_Toc159795900"/>
      <w:r>
        <w:t>Figura 7: Plano esquemático simplificado del interior de una plataforma de adquisición ADS1298R. Captura de hoja de datos de Texas Instruments.</w:t>
      </w:r>
      <w:bookmarkEnd w:id="54"/>
    </w:p>
    <w:p w14:paraId="084C97D8" w14:textId="703CF0F4" w:rsidR="00686624" w:rsidRDefault="00686624" w:rsidP="00686624">
      <w:pPr>
        <w:pStyle w:val="Normal1"/>
      </w:pPr>
      <w:r>
        <w:lastRenderedPageBreak/>
        <w:t xml:space="preserve">En el esquemático se observa ocho convertidores analógico-digital (ADC) </w:t>
      </w:r>
      <w:r w:rsidR="002E0A0A">
        <w:t xml:space="preserve">diferenciales </w:t>
      </w:r>
      <w:r>
        <w:t>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38D53ED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w:t>
      </w:r>
      <w:r w:rsidR="00270500">
        <w:t>á</w:t>
      </w:r>
      <w:r>
        <w:t>s adelante se profundizará en las restricciones temporales.</w:t>
      </w:r>
    </w:p>
    <w:p w14:paraId="13721872" w14:textId="77777777" w:rsidR="007073F5" w:rsidRPr="001A0BBD" w:rsidRDefault="007073F5" w:rsidP="00686624">
      <w:pPr>
        <w:pStyle w:val="Normal1"/>
      </w:pPr>
    </w:p>
    <w:p w14:paraId="61E7E647" w14:textId="77777777" w:rsidR="00686624" w:rsidRPr="00173A32" w:rsidRDefault="00686624" w:rsidP="00F37BC4">
      <w:pPr>
        <w:pStyle w:val="subt2"/>
      </w:pPr>
      <w:bookmarkStart w:id="55" w:name="_Toc159948277"/>
      <w:commentRangeStart w:id="56"/>
      <w:r w:rsidRPr="00B72139">
        <w:t>Elección y descripción del algoritmo a implementar</w:t>
      </w:r>
      <w:commentRangeEnd w:id="56"/>
      <w:r w:rsidRPr="00B72139">
        <w:commentReference w:id="56"/>
      </w:r>
      <w:bookmarkEnd w:id="55"/>
    </w:p>
    <w:p w14:paraId="187A1287" w14:textId="77777777" w:rsidR="00686624" w:rsidRDefault="00686624" w:rsidP="00686624">
      <w:pPr>
        <w:pStyle w:val="Normal1"/>
      </w:pPr>
      <w:r w:rsidRPr="00173A32">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3EFD6B81"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rsidRPr="00173A32">
        <w:t>(</w:t>
      </w:r>
      <w:hyperlink w:anchor="fig8" w:history="1">
        <w:r w:rsidRPr="009D5774">
          <w:rPr>
            <w:rStyle w:val="Hipervnculo"/>
            <w:rFonts w:cstheme="majorHAnsi"/>
            <w:color w:val="auto"/>
            <w:u w:val="none"/>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5C1B9C0A" w:rsidR="00686624" w:rsidRPr="00BB524D" w:rsidRDefault="00950F2C" w:rsidP="007073F5">
      <w:pPr>
        <w:pStyle w:val="Normal1"/>
        <w:jc w:val="center"/>
      </w:pPr>
      <w:bookmarkStart w:id="57" w:name="fig8"/>
      <w:r w:rsidRPr="002571C4">
        <w:rPr>
          <w:i/>
          <w:iCs/>
          <w:noProof/>
        </w:rPr>
        <w:drawing>
          <wp:inline distT="0" distB="0" distL="0" distR="0" wp14:anchorId="2A3E05FF" wp14:editId="2878E3BA">
            <wp:extent cx="5179162" cy="4561609"/>
            <wp:effectExtent l="0" t="0" r="2540" b="0"/>
            <wp:docPr id="20856623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2359" name="Imagen 1" descr="Interfaz de usuario gráfica, Aplicación&#10;&#10;Descripción generada automáticamente"/>
                    <pic:cNvPicPr/>
                  </pic:nvPicPr>
                  <pic:blipFill>
                    <a:blip r:embed="rId24"/>
                    <a:stretch>
                      <a:fillRect/>
                    </a:stretch>
                  </pic:blipFill>
                  <pic:spPr>
                    <a:xfrm>
                      <a:off x="0" y="0"/>
                      <a:ext cx="5183090" cy="4565068"/>
                    </a:xfrm>
                    <a:prstGeom prst="rect">
                      <a:avLst/>
                    </a:prstGeom>
                  </pic:spPr>
                </pic:pic>
              </a:graphicData>
            </a:graphic>
          </wp:inline>
        </w:drawing>
      </w:r>
      <w:bookmarkEnd w:id="57"/>
    </w:p>
    <w:p w14:paraId="434C5D42" w14:textId="77777777" w:rsidR="00686624" w:rsidRPr="00BB524D" w:rsidRDefault="00686624" w:rsidP="00686624">
      <w:pPr>
        <w:pStyle w:val="Descripcin"/>
        <w:jc w:val="center"/>
      </w:pPr>
      <w:bookmarkStart w:id="58" w:name="_Toc159795901"/>
      <w:r>
        <w:t xml:space="preserve">Figura 8: Envolvente de señal EMG calculada con los métodos de </w:t>
      </w:r>
      <w:proofErr w:type="gramStart"/>
      <w:r>
        <w:t>Media móvil y RMS móvil</w:t>
      </w:r>
      <w:proofErr w:type="gramEnd"/>
      <w:r>
        <w:rPr>
          <w:noProof/>
        </w:rPr>
        <w:t xml:space="preserve"> con un tamaño de ventana de (a) 200 muestras y (b) 20 muestras en Matlab.</w:t>
      </w:r>
      <w:bookmarkEnd w:id="58"/>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59"/>
      <w:r w:rsidRPr="00486441">
        <w:t>i se requiere ajustar la frecuencia de corte o la frecuencia de adquisición, los coeficientes pueden ser recalculados utilizando los nuevos parámetros frecuenciales</w:t>
      </w:r>
      <w:commentRangeEnd w:id="59"/>
      <w:r w:rsidRPr="00486441">
        <w:rPr>
          <w:rStyle w:val="Refdecomentario"/>
        </w:rPr>
        <w:commentReference w:id="59"/>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lastRenderedPageBreak/>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317C8052"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60"/>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60"/>
      <w:r>
        <w:rPr>
          <w:rStyle w:val="Refdecomentario"/>
        </w:rPr>
        <w:commentReference w:id="60"/>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bookmarkStart w:id="61" w:name="_Toc159795902"/>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bookmarkEnd w:id="61"/>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62"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bookmarkEnd w:id="62"/>
    </w:tbl>
    <w:p w14:paraId="658618AE" w14:textId="77777777" w:rsidR="003C143C" w:rsidRDefault="003C143C" w:rsidP="00686624">
      <w:pPr>
        <w:pStyle w:val="Normal1"/>
      </w:pPr>
    </w:p>
    <w:p w14:paraId="00E05129" w14:textId="22DF2473"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1F5DBCD8" w:rsidR="00686624" w:rsidRDefault="00686624" w:rsidP="00686624">
      <w:pPr>
        <w:pStyle w:val="Normal1"/>
      </w:pPr>
      <w:r w:rsidRPr="004E7732">
        <w:t xml:space="preserve">Un </w:t>
      </w:r>
      <w:r w:rsidR="008530C0" w:rsidRPr="004E7732">
        <w:t>filtro</w:t>
      </w:r>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8754" w:type="dxa"/>
        <w:tblLook w:val="04A0" w:firstRow="1" w:lastRow="0" w:firstColumn="1" w:lastColumn="0" w:noHBand="0" w:noVBand="1"/>
      </w:tblPr>
      <w:tblGrid>
        <w:gridCol w:w="7938"/>
        <w:gridCol w:w="816"/>
      </w:tblGrid>
      <w:tr w:rsidR="00686624" w14:paraId="22B736B3" w14:textId="77777777" w:rsidTr="00EB7054">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938" w:type="dxa"/>
          </w:tcPr>
          <w:p w14:paraId="0990BBF2" w14:textId="1F4ECC05" w:rsidR="00686624" w:rsidRPr="00924E07" w:rsidRDefault="003C143C"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816" w:type="dxa"/>
            <w:vAlign w:val="center"/>
          </w:tcPr>
          <w:p w14:paraId="1086E977" w14:textId="77777777" w:rsidR="00686624" w:rsidRPr="003C143C" w:rsidRDefault="00686624" w:rsidP="00EB7054">
            <w:pPr>
              <w:pStyle w:val="Normal1"/>
              <w:ind w:right="-80"/>
              <w:cnfStyle w:val="100000000000" w:firstRow="1" w:lastRow="0" w:firstColumn="0" w:lastColumn="0" w:oddVBand="0" w:evenVBand="0" w:oddHBand="0" w:evenHBand="0" w:firstRowFirstColumn="0" w:firstRowLastColumn="0" w:lastRowFirstColumn="0" w:lastRowLastColumn="0"/>
              <w:rPr>
                <w:b w:val="0"/>
                <w:bCs w:val="0"/>
                <w:noProof/>
              </w:rPr>
            </w:pPr>
            <w:r w:rsidRPr="003C143C">
              <w:rPr>
                <w:b w:val="0"/>
                <w:bCs w:val="0"/>
                <w:noProof/>
              </w:rPr>
              <w:t>(</w:t>
            </w:r>
            <w:bookmarkStart w:id="63" w:name="ec2"/>
            <w:r w:rsidRPr="003C143C">
              <w:rPr>
                <w:b w:val="0"/>
                <w:bCs w:val="0"/>
                <w:noProof/>
              </w:rPr>
              <w:t>2</w:t>
            </w:r>
            <w:bookmarkEnd w:id="63"/>
            <w:r w:rsidRPr="003C143C">
              <w:rPr>
                <w:b w:val="0"/>
                <w:bCs w:val="0"/>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ayout w:type="fixed"/>
        <w:tblLook w:val="04A0" w:firstRow="1" w:lastRow="0" w:firstColumn="1" w:lastColumn="0" w:noHBand="0" w:noVBand="1"/>
      </w:tblPr>
      <w:tblGrid>
        <w:gridCol w:w="7513"/>
        <w:gridCol w:w="851"/>
      </w:tblGrid>
      <w:tr w:rsidR="00686624" w:rsidRPr="00924E07" w14:paraId="63FDE203" w14:textId="77777777" w:rsidTr="00EB7054">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513" w:type="dxa"/>
            <w:vAlign w:val="center"/>
          </w:tcPr>
          <w:p w14:paraId="0C4AD2DF" w14:textId="77777777" w:rsidR="00686624" w:rsidRPr="003C143C" w:rsidRDefault="00686624" w:rsidP="003C143C">
            <w:pPr>
              <w:pStyle w:val="Normal1"/>
              <w:ind w:right="171"/>
              <w:rPr>
                <w:rFonts w:ascii="Cambria Math" w:hAnsi="Cambria Math"/>
                <w:i/>
              </w:rPr>
            </w:pPr>
            <m:oMathPara>
              <m:oMathParaPr>
                <m:jc m:val="center"/>
              </m:oMathParaPr>
              <m:oMath>
                <m:r>
                  <m:rPr>
                    <m:sty m:val="bi"/>
                  </m:rPr>
                  <w:rPr>
                    <w:rFonts w:ascii="Cambria Math" w:hAnsi="Cambria Math"/>
                  </w:rPr>
                  <m:t>y</m:t>
                </m:r>
                <m:d>
                  <m:dPr>
                    <m:begChr m:val="["/>
                    <m:endChr m:val="]"/>
                    <m:ctrlPr>
                      <w:rPr>
                        <w:rFonts w:ascii="Cambria Math" w:hAnsi="Cambria Math"/>
                        <w:i/>
                      </w:rPr>
                    </m:ctrlPr>
                  </m:dPr>
                  <m:e>
                    <m:r>
                      <m:rPr>
                        <m:sty m:val="bi"/>
                      </m:rPr>
                      <w:rPr>
                        <w:rFonts w:ascii="Cambria Math" w:hAnsi="Cambria Math"/>
                      </w:rPr>
                      <m:t>n</m:t>
                    </m:r>
                  </m:e>
                </m:d>
                <m:r>
                  <m:rPr>
                    <m:sty m:val="bi"/>
                  </m:rPr>
                  <w:rPr>
                    <w:rFonts w:ascii="Cambria Math" w:hAnsi="Cambria Math"/>
                  </w:rPr>
                  <m:t xml:space="preserve">= </m:t>
                </m:r>
                <m:nary>
                  <m:naryPr>
                    <m:chr m:val="∑"/>
                    <m:limLoc m:val="undOvr"/>
                    <m:ctrlPr>
                      <w:rPr>
                        <w:rFonts w:ascii="Cambria Math" w:hAnsi="Cambria Math"/>
                        <w:i/>
                      </w:rPr>
                    </m:ctrlPr>
                  </m:naryPr>
                  <m:sub>
                    <m:r>
                      <m:rPr>
                        <m:sty m:val="bi"/>
                      </m:rPr>
                      <w:rPr>
                        <w:rFonts w:ascii="Cambria Math" w:hAnsi="Cambria Math"/>
                      </w:rPr>
                      <m:t>l=0</m:t>
                    </m:r>
                  </m:sub>
                  <m:sup>
                    <m:r>
                      <m:rPr>
                        <m:sty m:val="bi"/>
                      </m:rPr>
                      <w:rPr>
                        <w:rFonts w:ascii="Cambria Math" w:hAnsi="Cambria Math"/>
                      </w:rPr>
                      <m:t>L</m:t>
                    </m:r>
                  </m:sup>
                  <m:e>
                    <m:r>
                      <m:rPr>
                        <m:sty m:val="bi"/>
                      </m:rPr>
                      <w:rPr>
                        <w:rFonts w:ascii="Cambria Math" w:hAnsi="Cambria Math"/>
                      </w:rPr>
                      <m:t>x</m:t>
                    </m:r>
                    <m:d>
                      <m:dPr>
                        <m:begChr m:val="["/>
                        <m:endChr m:val="]"/>
                        <m:ctrlPr>
                          <w:rPr>
                            <w:rFonts w:ascii="Cambria Math" w:hAnsi="Cambria Math"/>
                            <w:i/>
                          </w:rPr>
                        </m:ctrlPr>
                      </m:dPr>
                      <m:e>
                        <m:r>
                          <m:rPr>
                            <m:sty m:val="bi"/>
                          </m:rPr>
                          <w:rPr>
                            <w:rFonts w:ascii="Cambria Math" w:hAnsi="Cambria Math"/>
                          </w:rPr>
                          <m:t>n-l</m:t>
                        </m:r>
                      </m:e>
                    </m:d>
                    <m:r>
                      <m:rPr>
                        <m:sty m:val="bi"/>
                      </m:rPr>
                      <w:rPr>
                        <w:rFonts w:ascii="Cambria Math" w:hAnsi="Cambria Math"/>
                      </w:rPr>
                      <m:t>·a</m:t>
                    </m:r>
                    <m:d>
                      <m:dPr>
                        <m:begChr m:val="["/>
                        <m:endChr m:val="]"/>
                        <m:ctrlPr>
                          <w:rPr>
                            <w:rFonts w:ascii="Cambria Math" w:hAnsi="Cambria Math"/>
                            <w:i/>
                          </w:rPr>
                        </m:ctrlPr>
                      </m:dPr>
                      <m:e>
                        <m:r>
                          <m:rPr>
                            <m:sty m:val="bi"/>
                          </m:rPr>
                          <w:rPr>
                            <w:rFonts w:ascii="Cambria Math" w:hAnsi="Cambria Math"/>
                          </w:rPr>
                          <m:t>l</m:t>
                        </m:r>
                      </m:e>
                    </m:d>
                  </m:e>
                </m:nary>
              </m:oMath>
            </m:oMathPara>
          </w:p>
        </w:tc>
        <w:tc>
          <w:tcPr>
            <w:tcW w:w="851" w:type="dxa"/>
            <w:vAlign w:val="center"/>
          </w:tcPr>
          <w:p w14:paraId="2D8860FF" w14:textId="77777777" w:rsidR="00686624" w:rsidRPr="003C143C" w:rsidRDefault="00686624" w:rsidP="00686624">
            <w:pPr>
              <w:pStyle w:val="Normal1"/>
              <w:cnfStyle w:val="100000000000" w:firstRow="1" w:lastRow="0" w:firstColumn="0" w:lastColumn="0" w:oddVBand="0" w:evenVBand="0" w:oddHBand="0" w:evenHBand="0" w:firstRowFirstColumn="0" w:firstRowLastColumn="0" w:lastRowFirstColumn="0" w:lastRowLastColumn="0"/>
              <w:rPr>
                <w:b w:val="0"/>
                <w:bCs w:val="0"/>
                <w:noProof/>
              </w:rPr>
            </w:pPr>
            <w:r w:rsidRPr="003C143C">
              <w:rPr>
                <w:b w:val="0"/>
                <w:bCs w:val="0"/>
                <w:noProof/>
              </w:rPr>
              <w:t>(</w:t>
            </w:r>
            <w:bookmarkStart w:id="64" w:name="ec3"/>
            <w:r w:rsidRPr="003C143C">
              <w:rPr>
                <w:b w:val="0"/>
                <w:bCs w:val="0"/>
                <w:noProof/>
              </w:rPr>
              <w:t>3</w:t>
            </w:r>
            <w:bookmarkEnd w:id="64"/>
            <w:r w:rsidRPr="003C143C">
              <w:rPr>
                <w:b w:val="0"/>
                <w:bCs w:val="0"/>
                <w:noProof/>
              </w:rPr>
              <w:t>)</w:t>
            </w:r>
          </w:p>
        </w:tc>
      </w:tr>
    </w:tbl>
    <w:p w14:paraId="1DD482F4" w14:textId="77777777" w:rsidR="00686624" w:rsidRDefault="00686624" w:rsidP="00686624">
      <w:pPr>
        <w:pStyle w:val="Normal1"/>
      </w:pPr>
    </w:p>
    <w:p w14:paraId="7CB099C3" w14:textId="1AA9D21D" w:rsidR="00686624" w:rsidRDefault="00686624" w:rsidP="00686624">
      <w:pPr>
        <w:pStyle w:val="Normal1"/>
      </w:pPr>
      <w:r>
        <w:t>Se observa que la salida y</w:t>
      </w:r>
      <w:r w:rsidR="008530C0">
        <w:t>[n]</w:t>
      </w:r>
      <w:r w:rsidR="00173A32">
        <w:t xml:space="preserve"> </w:t>
      </w:r>
      <w:r>
        <w:t>es un único dato que se calcula a partir de la suma ponderada del dato de entrada x</w:t>
      </w:r>
      <w:r w:rsidR="008530C0">
        <w:t>[n]</w:t>
      </w:r>
      <w:r>
        <w:t xml:space="preserve"> y de los </w:t>
      </w:r>
      <w:r w:rsidR="008530C0">
        <w:t>[</w:t>
      </w:r>
      <w:r>
        <w:t>n – L</w:t>
      </w:r>
      <w:r w:rsidR="008530C0">
        <w:t xml:space="preserve">] </w:t>
      </w:r>
      <w:r>
        <w:t>datos previos. Esto significa que el filtro no empieza a funcionar eficazmente hasta que todas sus posiciones se han llenado. Existe por tanto un retraso en la salida respecto de la entrada (</w:t>
      </w:r>
      <w:hyperlink w:anchor="fig9" w:history="1">
        <w:r w:rsidRPr="00173A32">
          <w:rPr>
            <w:rStyle w:val="Hipervnculo"/>
            <w:color w:val="auto"/>
            <w:u w:val="none"/>
          </w:rPr>
          <w:t>Figura 9</w:t>
        </w:r>
      </w:hyperlink>
      <w:r w:rsidRPr="00173A32">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65"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65"/>
    </w:p>
    <w:p w14:paraId="392DADAB" w14:textId="491B40C5" w:rsidR="003A410D" w:rsidRDefault="00686624" w:rsidP="00A06686">
      <w:pPr>
        <w:pStyle w:val="Descripcin"/>
        <w:jc w:val="center"/>
      </w:pPr>
      <w:bookmarkStart w:id="66" w:name="_Toc159795903"/>
      <w:r>
        <w:t>Figura 9: Gráfica de señal EMG digitalizada en crudo (naranja) junto a su envolvente (en azul). La envolvente se ha calculado con un filtro FIR de orden 63 y (63 + 1 coeficientes) en Matlab.</w:t>
      </w:r>
      <w:bookmarkEnd w:id="66"/>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9D5774">
          <w:rPr>
            <w:rStyle w:val="Hipervnculo"/>
            <w:noProof/>
            <w:color w:val="auto"/>
            <w:u w:val="none"/>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67"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67"/>
    </w:p>
    <w:p w14:paraId="1CA7898B" w14:textId="77777777" w:rsidR="00686624" w:rsidRPr="00B03D85" w:rsidRDefault="00686624" w:rsidP="00686624">
      <w:pPr>
        <w:pStyle w:val="Descripcin"/>
        <w:jc w:val="center"/>
      </w:pPr>
      <w:bookmarkStart w:id="68" w:name="_Toc159795904"/>
      <w:r>
        <w:t>Figura 10: Esquema de filtro FIR.</w:t>
      </w:r>
      <w:r w:rsidRPr="0036176A">
        <w:t xml:space="preserve"> </w:t>
      </w:r>
      <w:r>
        <w:t xml:space="preserve">La muestra de salida y[n] es la suma de los productos de las muestras de entrada x[n] por los coeficientes </w:t>
      </w:r>
      <w:proofErr w:type="spellStart"/>
      <w:r w:rsidRPr="008C5A1C">
        <w:rPr>
          <w:sz w:val="20"/>
          <w:szCs w:val="20"/>
        </w:rPr>
        <w:t>b</w:t>
      </w:r>
      <w:r w:rsidRPr="008C5A1C">
        <w:rPr>
          <w:sz w:val="16"/>
          <w:szCs w:val="16"/>
        </w:rPr>
        <w:t>i</w:t>
      </w:r>
      <w:proofErr w:type="spellEnd"/>
      <w:r w:rsidRPr="008C5A1C">
        <w:t xml:space="preserve">. </w:t>
      </w:r>
      <w:hyperlink r:id="rId27" w:history="1">
        <w:r w:rsidRPr="008C5A1C">
          <w:t>Imagen obtenida de internet</w:t>
        </w:r>
        <w:bookmarkEnd w:id="68"/>
      </w:hyperlink>
    </w:p>
    <w:p w14:paraId="62544B66" w14:textId="10B2D18F" w:rsidR="00686624" w:rsidRDefault="00686624" w:rsidP="00686624">
      <w:pPr>
        <w:pStyle w:val="Normal1"/>
      </w:pPr>
      <w:r>
        <w:t xml:space="preserve">La ecuación que describe el filtro de la </w:t>
      </w:r>
      <w:hyperlink w:anchor="fig10" w:history="1">
        <w:r w:rsidR="00EB7054" w:rsidRPr="009D5774">
          <w:rPr>
            <w:rStyle w:val="Hipervnculo"/>
            <w:noProof/>
            <w:color w:val="auto"/>
            <w:u w:val="none"/>
          </w:rPr>
          <w:t>figura 10</w:t>
        </w:r>
      </w:hyperlink>
      <w:r w:rsidR="00EB7054">
        <w:rPr>
          <w:rStyle w:val="Hipervnculo"/>
          <w:noProof/>
          <w:color w:val="auto"/>
          <w:u w:val="none"/>
        </w:rPr>
        <w:t xml:space="preserve"> </w:t>
      </w:r>
      <w:r>
        <w:t>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69" w:name="ec4"/>
            <w:r>
              <w:rPr>
                <w:noProof/>
              </w:rPr>
              <w:t>4</w:t>
            </w:r>
            <w:bookmarkEnd w:id="69"/>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70" w:name="ec5"/>
            <w:r>
              <w:rPr>
                <w:noProof/>
              </w:rPr>
              <w:t>5</w:t>
            </w:r>
            <w:bookmarkEnd w:id="70"/>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bookmarkStart w:id="71" w:name="_Toc159948278"/>
      <w:r w:rsidRPr="007073F5">
        <w:lastRenderedPageBreak/>
        <w:t>Restricciones temporales del filtro</w:t>
      </w:r>
      <w:bookmarkEnd w:id="71"/>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72"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72"/>
    </w:p>
    <w:p w14:paraId="5D72D477" w14:textId="5746612F" w:rsidR="00686624" w:rsidRDefault="00686624" w:rsidP="00686624">
      <w:pPr>
        <w:pStyle w:val="Descripcin"/>
        <w:jc w:val="center"/>
      </w:pPr>
      <w:bookmarkStart w:id="73" w:name="_Toc159795905"/>
      <w:r>
        <w:t>Figura 11: Señal senoidal de 2 Hz muestreada a 20 Hz (superior) y a 5 Hz (inferior). Se observa que conforme aumenta la frecuencia de muestreo, la señal muestreada es más parecida a la original. Elaboración propia en Matlab</w:t>
      </w:r>
      <w:ins w:id="74" w:author="Rubén Nieto Capuchino" w:date="2024-02-09T18:53:00Z">
        <w:r w:rsidR="009203F7">
          <w:t>.</w:t>
        </w:r>
      </w:ins>
      <w:bookmarkEnd w:id="73"/>
    </w:p>
    <w:p w14:paraId="194DBCD0" w14:textId="24FCE805" w:rsidR="00686624" w:rsidRDefault="009203F7" w:rsidP="00686624">
      <w:pPr>
        <w:pStyle w:val="Normal1"/>
        <w:rPr>
          <w:noProof/>
        </w:rPr>
      </w:pPr>
      <w:r>
        <w:rPr>
          <w:noProof/>
        </w:rPr>
        <w:lastRenderedPageBreak/>
        <mc:AlternateContent>
          <mc:Choice Requires="wps">
            <w:drawing>
              <wp:anchor distT="0" distB="0" distL="114300" distR="114300" simplePos="0" relativeHeight="251662336" behindDoc="0" locked="0" layoutInCell="1" allowOverlap="1" wp14:anchorId="06814A65" wp14:editId="133D907C">
                <wp:simplePos x="0" y="0"/>
                <wp:positionH relativeFrom="column">
                  <wp:posOffset>2660032</wp:posOffset>
                </wp:positionH>
                <wp:positionV relativeFrom="paragraph">
                  <wp:posOffset>952797</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209.45pt;margin-top:75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86624">
        <w:t xml:space="preserve">La explicación en el dominio frecuencial es más abstracta, cuando se </w:t>
      </w:r>
      <w:r>
        <w:t xml:space="preserve">hace la convolución de </w:t>
      </w:r>
      <w:r w:rsidR="00686624">
        <w:t xml:space="preserve">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00686624" w:rsidRPr="00DB5451">
        <w:rPr>
          <w:i/>
          <w:iCs/>
        </w:rPr>
        <w:t>aliasing</w:t>
      </w:r>
      <w:r w:rsidR="00686624">
        <w:t xml:space="preserve"> (</w:t>
      </w:r>
      <w:hyperlink w:anchor="fig12" w:history="1">
        <w:r w:rsidR="00686624" w:rsidRPr="00ED7EC7">
          <w:t>figura 12</w:t>
        </w:r>
      </w:hyperlink>
      <w:r w:rsidR="00686624">
        <w:t>).</w:t>
      </w:r>
    </w:p>
    <w:p w14:paraId="56513A66" w14:textId="2D55A29F" w:rsidR="00686624" w:rsidRDefault="00AF0319" w:rsidP="00AF0319">
      <w:pPr>
        <w:pStyle w:val="Normal1"/>
        <w:jc w:val="center"/>
      </w:pPr>
      <w:bookmarkStart w:id="75" w:name="fig12"/>
      <w:r>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75"/>
    </w:p>
    <w:p w14:paraId="053A35CC" w14:textId="2EDF53E8" w:rsidR="00686624" w:rsidRPr="00DE5DAD" w:rsidRDefault="00686624" w:rsidP="009F5AE6">
      <w:pPr>
        <w:pStyle w:val="Descripcin"/>
      </w:pPr>
      <w:bookmarkStart w:id="76" w:name="_Toc159795906"/>
      <w:r w:rsidRPr="000A59A6">
        <w:t>Figura 1</w:t>
      </w:r>
      <w:r>
        <w:t>2</w:t>
      </w:r>
      <w:r w:rsidRPr="000A59A6">
        <w:t xml:space="preserve">: Ejemplo de solapamiento del espectro por submuestreo. </w:t>
      </w:r>
      <w:proofErr w:type="spellStart"/>
      <w:r w:rsidRPr="000A59A6">
        <w:t>fs</w:t>
      </w:r>
      <w:proofErr w:type="spellEnd"/>
      <w:r w:rsidRPr="000A59A6">
        <w:t xml:space="preserve"> es la frecuencia de muestreo. Elaboración</w:t>
      </w:r>
      <w:r>
        <w:t xml:space="preserve"> propia</w:t>
      </w:r>
      <w:bookmarkEnd w:id="76"/>
    </w:p>
    <w:p w14:paraId="252E8550" w14:textId="16FCD382"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w:t>
      </w:r>
      <w:proofErr w:type="spellStart"/>
      <w:r>
        <w:t>ExoSen-Soc</w:t>
      </w:r>
      <w:proofErr w:type="spellEnd"/>
      <w:r>
        <w:t xml:space="preserve">, las señales se van a muestrear a 8 </w:t>
      </w:r>
      <w:proofErr w:type="spellStart"/>
      <w:r>
        <w:t>ksps</w:t>
      </w:r>
      <w:proofErr w:type="spellEnd"/>
      <w:r>
        <w:t xml:space="preserve">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0E6B8788"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B72139">
          <w:rPr>
            <w:rStyle w:val="Hipervnculo"/>
            <w:color w:val="auto"/>
            <w:u w:val="none"/>
          </w:rPr>
          <w:t>figura 5</w:t>
        </w:r>
      </w:hyperlink>
      <w:r>
        <w:t>. Por tanto, la frecuencia de corte se debe situar en 400 kHz. Nos obstante, las simulaciones y la implementación se han realizado tomando la base de datos [</w:t>
      </w:r>
      <w:hyperlink w:anchor="biblio" w:history="1">
        <w:r w:rsidR="00AC66E8">
          <w:t>6</w:t>
        </w:r>
      </w:hyperlink>
      <w:r>
        <w:t xml:space="preserve">] como referencia, y las señales EMG que contiene han sido muestreadas a 2 kHz, con lo que se ha propuesto filtrar a partir de los 500 Hz y, por tanto, se ha situado la frecuencia de corte en </w:t>
      </w:r>
      <w:commentRangeStart w:id="77"/>
      <w:commentRangeStart w:id="78"/>
      <w:r>
        <w:t>50 Hz.</w:t>
      </w:r>
      <w:commentRangeEnd w:id="77"/>
      <w:r w:rsidR="00106560">
        <w:rPr>
          <w:rStyle w:val="Refdecomentario"/>
        </w:rPr>
        <w:commentReference w:id="77"/>
      </w:r>
      <w:commentRangeEnd w:id="78"/>
      <w:r w:rsidR="00B72139">
        <w:rPr>
          <w:rStyle w:val="Refdecomentario"/>
        </w:rPr>
        <w:commentReference w:id="78"/>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proofErr w:type="spellStart"/>
      <w:r w:rsidRPr="00026626">
        <w:rPr>
          <w:i/>
          <w:iCs/>
        </w:rPr>
        <w:t>hold</w:t>
      </w:r>
      <w:proofErr w:type="spellEnd"/>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355D60FF" w:rsidR="00686624" w:rsidRPr="0017204D" w:rsidRDefault="00686624" w:rsidP="00686624">
      <w:pPr>
        <w:pStyle w:val="Normal1"/>
      </w:pPr>
      <w:r>
        <w:t xml:space="preserve">Muestrear a 8 </w:t>
      </w:r>
      <w:proofErr w:type="spellStart"/>
      <w:r>
        <w:t>ksps</w:t>
      </w:r>
      <w:proofErr w:type="spellEnd"/>
      <w:r>
        <w:t xml:space="preserve"> significa que el sistema adquiere una muestra con un periodo de 125 </w:t>
      </w:r>
      <w:r w:rsidR="00B52921">
        <w:rPr>
          <w:rFonts w:cstheme="majorHAnsi"/>
        </w:rPr>
        <w:t>µ</w:t>
      </w:r>
      <w:r w:rsidR="00B52921">
        <w:t>s</w:t>
      </w:r>
      <w:r>
        <w:t xml:space="preserve">,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p>
        </w:tc>
        <w:tc>
          <w:tcPr>
            <w:tcW w:w="570" w:type="dxa"/>
            <w:vAlign w:val="center"/>
          </w:tcPr>
          <w:p w14:paraId="356E4477" w14:textId="77777777" w:rsidR="00686624" w:rsidRDefault="00686624" w:rsidP="00686624">
            <w:pPr>
              <w:pStyle w:val="Normal1"/>
              <w:rPr>
                <w:noProof/>
              </w:rPr>
            </w:pPr>
            <w:r>
              <w:rPr>
                <w:noProof/>
              </w:rPr>
              <w:t>(</w:t>
            </w:r>
            <w:bookmarkStart w:id="79" w:name="ec6"/>
            <w:r>
              <w:rPr>
                <w:noProof/>
              </w:rPr>
              <w:t>6</w:t>
            </w:r>
            <w:bookmarkEnd w:id="79"/>
            <w:r>
              <w:rPr>
                <w:noProof/>
              </w:rPr>
              <w:t>)</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5EF0D78C" w:rsidR="00686624" w:rsidRDefault="00686624" w:rsidP="00197F44">
      <w:pPr>
        <w:pStyle w:val="Normal1"/>
      </w:pPr>
      <w:r>
        <w:t xml:space="preserve">Esto implica que el filtro debe procesar todos los canales que le inyecten datos, y tener listo un dato de salida en menos de 125 </w:t>
      </w:r>
      <w:r w:rsidR="00B52921">
        <w:rPr>
          <w:rFonts w:cstheme="majorHAnsi"/>
        </w:rPr>
        <w:t>µ</w:t>
      </w:r>
      <w:r w:rsidR="00B52921">
        <w:t>s</w:t>
      </w:r>
      <w:r>
        <w:t xml:space="preserve">.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bookmarkStart w:id="80" w:name="_Toc159948279"/>
      <w:r w:rsidRPr="007073F5">
        <w:t>Restricciones de área del filtro</w:t>
      </w:r>
      <w:commentRangeStart w:id="81"/>
      <w:commentRangeEnd w:id="81"/>
      <w:r w:rsidRPr="007073F5">
        <w:commentReference w:id="81"/>
      </w:r>
      <w:bookmarkEnd w:id="80"/>
    </w:p>
    <w:p w14:paraId="55C0CEA0" w14:textId="571BC1F9"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 xml:space="preserve">como </w:t>
      </w:r>
      <w:proofErr w:type="spellStart"/>
      <w:r w:rsidRPr="001923F1">
        <w:t>Flip-Flops</w:t>
      </w:r>
      <w:proofErr w:type="spellEnd"/>
      <w:r w:rsidRPr="001923F1">
        <w:t xml:space="preserve"> (FF), bloques DSP, </w:t>
      </w:r>
      <w:proofErr w:type="spellStart"/>
      <w:r w:rsidRPr="001923F1">
        <w:t>LUTs</w:t>
      </w:r>
      <w:proofErr w:type="spellEnd"/>
      <w:r w:rsidRPr="001923F1">
        <w:t xml:space="preserve"> (</w:t>
      </w:r>
      <w:proofErr w:type="gramStart"/>
      <w:r w:rsidRPr="00D36038">
        <w:rPr>
          <w:i/>
          <w:iCs/>
        </w:rPr>
        <w:t>Look</w:t>
      </w:r>
      <w:proofErr w:type="gramEnd"/>
      <w:r w:rsidRPr="00D36038">
        <w:rPr>
          <w:i/>
          <w:iCs/>
        </w:rPr>
        <w:t>-Up Tables</w:t>
      </w:r>
      <w:r w:rsidRPr="001923F1">
        <w:t>)</w:t>
      </w:r>
      <w:r w:rsidR="00B52921">
        <w:t xml:space="preserve"> y memoria</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82"/>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82"/>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522E5B5D"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82"/>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w:t>
      </w:r>
      <w:hyperlink w:anchor="biblio" w:history="1">
        <w:r w:rsidR="00EA7409" w:rsidRPr="00EA7409">
          <w:t>9</w:t>
        </w:r>
      </w:hyperlink>
      <w:r>
        <w:t xml:space="preserve">] y que debe dedicarse un bit para indicar el signo, se puede calcular la resolución de los datos con la ecuación </w:t>
      </w:r>
      <w:r w:rsidR="00EB7054">
        <w:t>(</w:t>
      </w:r>
      <w:hyperlink w:anchor="ec7" w:history="1">
        <w:r w:rsidRPr="00EB7054">
          <w:t>7</w:t>
        </w:r>
      </w:hyperlink>
      <w:r w:rsidR="00EB7054">
        <w:t>)</w:t>
      </w:r>
      <w:r>
        <w:t>:</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w:t>
            </w:r>
            <w:bookmarkStart w:id="83" w:name="ec7"/>
            <w:r>
              <w:rPr>
                <w:noProof/>
              </w:rPr>
              <w:t>7</w:t>
            </w:r>
            <w:bookmarkEnd w:id="83"/>
            <w:r>
              <w:rPr>
                <w:noProof/>
              </w:rPr>
              <w:t>)</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2F59D04C" w:rsidR="00686624" w:rsidRDefault="00686624" w:rsidP="00686624">
      <w:pPr>
        <w:pStyle w:val="Normal1"/>
      </w:pPr>
      <w:r>
        <w:t xml:space="preserve">La FPGA de </w:t>
      </w:r>
      <w:r w:rsidR="00173BA2">
        <w:t>AMD-X</w:t>
      </w:r>
      <w:r>
        <w:t xml:space="preserve">ilinx en la que se va a implementar el filtro, es la </w:t>
      </w:r>
      <w:r w:rsidRPr="00CF3CA4">
        <w:t>XC7Z0</w:t>
      </w:r>
      <w:r>
        <w:t>1</w:t>
      </w:r>
      <w:r w:rsidRPr="00CF3CA4">
        <w:t>0-1CLG400C</w:t>
      </w:r>
      <w:r>
        <w:t xml:space="preserve"> integrada en la placa de desarrollo </w:t>
      </w:r>
      <w:proofErr w:type="spellStart"/>
      <w:r>
        <w:t>Zybo</w:t>
      </w:r>
      <w:proofErr w:type="spellEnd"/>
      <w:r>
        <w:t xml:space="preserve">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 xml:space="preserve">Digital </w:t>
      </w:r>
      <w:proofErr w:type="spellStart"/>
      <w:r w:rsidRPr="00CF3CA4">
        <w:rPr>
          <w:i/>
          <w:iCs/>
        </w:rPr>
        <w:t>Signal</w:t>
      </w:r>
      <w:proofErr w:type="spellEnd"/>
      <w:r w:rsidRPr="00CF3CA4">
        <w:rPr>
          <w:i/>
          <w:iCs/>
        </w:rPr>
        <w:t xml:space="preserve"> </w:t>
      </w:r>
      <w:proofErr w:type="spellStart"/>
      <w:r w:rsidRPr="00CF3CA4">
        <w:rPr>
          <w:i/>
          <w:iCs/>
        </w:rPr>
        <w:t>Processor</w:t>
      </w:r>
      <w:proofErr w:type="spellEnd"/>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41DF5D27" w:rsidR="00686624" w:rsidRDefault="00686624" w:rsidP="00686624">
      <w:pPr>
        <w:pStyle w:val="Normal1"/>
      </w:pPr>
      <w:r>
        <w:t xml:space="preserve">Los </w:t>
      </w:r>
      <w:proofErr w:type="spellStart"/>
      <w:r>
        <w:t>DSPs</w:t>
      </w:r>
      <w:proofErr w:type="spellEnd"/>
      <w:r>
        <w:t xml:space="preserve"> de la FPGA en cuestión poseen varias entradas de datos de distintas resoluciones (A, B, C y D) y una única salida (P). </w:t>
      </w:r>
      <w:r w:rsidR="00136AEC">
        <w:t>Internamente</w:t>
      </w:r>
      <w:r>
        <w:t xml:space="preserve">, </w:t>
      </w:r>
      <w:r w:rsidR="00A43B81">
        <w:t>incluye un</w:t>
      </w:r>
      <w:r>
        <w:t xml:space="preserve"> módulo sumador (</w:t>
      </w:r>
      <w:proofErr w:type="spellStart"/>
      <w:r>
        <w:rPr>
          <w:i/>
          <w:iCs/>
        </w:rPr>
        <w:t>pre-adder</w:t>
      </w:r>
      <w:proofErr w:type="spellEnd"/>
      <w:r>
        <w:t>) y el multiplicador (</w:t>
      </w:r>
      <w:proofErr w:type="spellStart"/>
      <w:r>
        <w:rPr>
          <w:i/>
          <w:iCs/>
        </w:rPr>
        <w:t>multiplier</w:t>
      </w:r>
      <w:proofErr w:type="spellEnd"/>
      <w:r>
        <w:t xml:space="preserve">) </w:t>
      </w:r>
      <w:r w:rsidR="00A43B81">
        <w:t xml:space="preserve">de 25x18 bits y </w:t>
      </w:r>
      <w:r>
        <w:t>se utilizarán para realizar la suma ponderada y obtener un resultado de un máximo de 48 bits (</w:t>
      </w:r>
      <w:hyperlink w:anchor="fig13" w:history="1">
        <w:r w:rsidRPr="006136C9">
          <w:t>figura 13</w:t>
        </w:r>
      </w:hyperlink>
      <w:r w:rsidRPr="006136C9">
        <w:t>)</w:t>
      </w:r>
      <w:r>
        <w:t>.</w:t>
      </w:r>
    </w:p>
    <w:p w14:paraId="3B69A3D1" w14:textId="77777777" w:rsidR="00197F44" w:rsidRDefault="00197F44" w:rsidP="00197F44">
      <w:pPr>
        <w:pStyle w:val="Normal1"/>
        <w:jc w:val="center"/>
        <w:rPr>
          <w:noProof/>
          <w:lang w:eastAsia="es-ES"/>
        </w:rPr>
      </w:pPr>
      <w:bookmarkStart w:id="84"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84"/>
    </w:p>
    <w:p w14:paraId="3B231204" w14:textId="1D7C5070" w:rsidR="00686624" w:rsidRDefault="00686624" w:rsidP="00686624">
      <w:pPr>
        <w:pStyle w:val="Descripcin"/>
        <w:jc w:val="center"/>
      </w:pPr>
      <w:bookmarkStart w:id="85" w:name="_Toc159795907"/>
      <w:r>
        <w:t>Figura 13: Bloque de procesamiento de señales digitales (DSP) de FPGA de AMD-</w:t>
      </w:r>
      <w:commentRangeStart w:id="86"/>
      <w:r>
        <w:t>Xilinx</w:t>
      </w:r>
      <w:commentRangeEnd w:id="86"/>
      <w:r>
        <w:rPr>
          <w:rStyle w:val="Refdecomentario"/>
          <w:i w:val="0"/>
          <w:iCs w:val="0"/>
          <w:color w:val="auto"/>
        </w:rPr>
        <w:commentReference w:id="86"/>
      </w:r>
      <w:r>
        <w:t>.</w:t>
      </w:r>
      <w:bookmarkEnd w:id="85"/>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B72139">
      <w:pPr>
        <w:pStyle w:val="Normal1"/>
        <w:spacing w:after="120"/>
        <w:contextualSpacing w:val="0"/>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12EE4535" w:rsidR="009E0690" w:rsidRDefault="000513A8" w:rsidP="00B72139">
      <w:pPr>
        <w:pStyle w:val="Normal1"/>
        <w:spacing w:after="120"/>
        <w:contextualSpacing w:val="0"/>
      </w:pPr>
      <w:r w:rsidRPr="000513A8">
        <w:rPr>
          <w:b/>
          <w:bCs/>
        </w:rPr>
        <w:t>Datos de entrada</w:t>
      </w:r>
      <w:r>
        <w:rPr>
          <w:b/>
          <w:bCs/>
        </w:rPr>
        <w:t xml:space="preserve">: </w:t>
      </w:r>
      <w:r w:rsidR="00B72139">
        <w:t xml:space="preserve">La plataforma de </w:t>
      </w:r>
      <w:r w:rsidR="006B19E5">
        <w:t>adquisición envía</w:t>
      </w:r>
      <w:r w:rsidRPr="000513A8">
        <w:t xml:space="preserve"> los datos codificados en 24 bits, </w:t>
      </w:r>
      <w:r w:rsidR="00CC3828">
        <w:t xml:space="preserve">por lo que </w:t>
      </w:r>
      <w:r w:rsidRPr="000513A8">
        <w:t>puede introducirse</w:t>
      </w:r>
      <w:r w:rsidR="00CC3828">
        <w:t xml:space="preserve"> el dato</w:t>
      </w:r>
      <w:r w:rsidRPr="000513A8">
        <w:t xml:space="preserve"> al </w:t>
      </w:r>
      <w:proofErr w:type="spellStart"/>
      <w:r w:rsidRPr="000513A8">
        <w:t>pre-adder</w:t>
      </w:r>
      <w:proofErr w:type="spellEnd"/>
      <w:r w:rsidRPr="000513A8">
        <w:t xml:space="preserve"> por cualquiera de sus dos entradas.</w:t>
      </w:r>
    </w:p>
    <w:p w14:paraId="50364902" w14:textId="77777777" w:rsidR="00FC2875" w:rsidRPr="009E0690" w:rsidRDefault="00FC2875" w:rsidP="00FC2875">
      <w:pPr>
        <w:pStyle w:val="Normal1"/>
        <w:spacing w:after="120"/>
        <w:contextualSpacing w:val="0"/>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5760B8C6" w14:textId="77777777" w:rsidR="00FC2875" w:rsidRDefault="00FC2875" w:rsidP="00FC2875">
      <w:pPr>
        <w:pStyle w:val="Normal1"/>
        <w:spacing w:after="120"/>
        <w:contextualSpacing w:val="0"/>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logaritmo en base 2 del número de sumas. En este filtro de 64 coeficientes se sumarán 64 productos, por lo que son necesarios log</w:t>
      </w:r>
      <w:r>
        <w:rPr>
          <w:vertAlign w:val="subscript"/>
        </w:rPr>
        <w:t>2</w:t>
      </w:r>
      <w:r>
        <w:t xml:space="preserve">(64) = 6 bits extra. </w:t>
      </w:r>
    </w:p>
    <w:p w14:paraId="349D7932" w14:textId="77777777" w:rsidR="00FC2875" w:rsidRPr="000F68D4" w:rsidRDefault="00FC2875" w:rsidP="00FC2875">
      <w:pPr>
        <w:pStyle w:val="Normal1"/>
        <w:spacing w:after="120"/>
        <w:contextualSpacing w:val="0"/>
      </w:pPr>
      <w:r>
        <w:t xml:space="preserve">En realidad, al ser un filtro de ganancia unidad, el resultado final del sumador no puede ser mayor que la entrada, pero esto no garantiza </w:t>
      </w:r>
      <w:r w:rsidRPr="000F68D4">
        <w:t xml:space="preserve">que </w:t>
      </w:r>
      <w:r>
        <w:t>una o varias</w:t>
      </w:r>
      <w:r w:rsidRPr="000F68D4">
        <w:t xml:space="preserve"> de las sumas </w:t>
      </w:r>
      <w:r>
        <w:t xml:space="preserve">intermedias </w:t>
      </w:r>
      <w:r w:rsidRPr="000F68D4">
        <w:t xml:space="preserve">pueda </w:t>
      </w:r>
      <w:r>
        <w:t>necesitar una cuantificación mayor de la parte entera</w:t>
      </w:r>
      <w:r w:rsidRPr="000F68D4">
        <w:t>.</w:t>
      </w:r>
    </w:p>
    <w:p w14:paraId="183F30E8" w14:textId="77777777" w:rsidR="00FC2875" w:rsidRDefault="00FC2875" w:rsidP="00FC2875">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Pr="00CC3828">
        <w:rPr>
          <w:lang w:eastAsia="es-ES"/>
        </w:rPr>
        <w:t xml:space="preserve">Con el fin de asegurar la compatibilidad con la mayoría de los buses y facilitar la integración con el resto del sistema, se </w:t>
      </w:r>
      <w:r>
        <w:rPr>
          <w:lang w:eastAsia="es-ES"/>
        </w:rPr>
        <w:t>opta por</w:t>
      </w:r>
      <w:r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16FBE77" w14:textId="77777777" w:rsidR="00FC2875" w:rsidRDefault="00FC2875" w:rsidP="00FC2875">
      <w:pPr>
        <w:pStyle w:val="Normal1"/>
        <w:spacing w:after="120"/>
        <w:contextualSpacing w:val="0"/>
        <w:rPr>
          <w:lang w:eastAsia="es-ES"/>
        </w:rPr>
      </w:pPr>
      <w:bookmarkStart w:id="87" w:name="fig14"/>
      <w:r w:rsidRPr="00923C1D">
        <w:rPr>
          <w:lang w:eastAsia="es-ES"/>
        </w:rPr>
        <w:lastRenderedPageBreak/>
        <w:t xml:space="preserve">La </w:t>
      </w:r>
      <w:hyperlink w:anchor="fig14" w:history="1">
        <w:r w:rsidRPr="0080120D">
          <w:rPr>
            <w:lang w:eastAsia="es-ES"/>
          </w:rPr>
          <w:t>figura 14</w:t>
        </w:r>
      </w:hyperlink>
      <w:r w:rsidRPr="00923C1D">
        <w:rPr>
          <w:lang w:eastAsia="es-ES"/>
        </w:rPr>
        <w:t xml:space="preserve"> resume la cuantificación escogida para cada sección del </w:t>
      </w:r>
      <w:proofErr w:type="spellStart"/>
      <w:r w:rsidRPr="003E01FA">
        <w:rPr>
          <w:i/>
          <w:iCs/>
          <w:lang w:eastAsia="es-ES"/>
        </w:rPr>
        <w:t>datapath</w:t>
      </w:r>
      <w:proofErr w:type="spellEnd"/>
      <w:r w:rsidRPr="00923C1D">
        <w:rPr>
          <w:lang w:eastAsia="es-ES"/>
        </w:rPr>
        <w:t xml:space="preserve"> (Camino de los datos) con la notación Q(</w:t>
      </w:r>
      <w:proofErr w:type="gramStart"/>
      <w:r w:rsidRPr="00923C1D">
        <w:rPr>
          <w:lang w:eastAsia="es-ES"/>
        </w:rPr>
        <w:t>IL,FL</w:t>
      </w:r>
      <w:proofErr w:type="gramEnd"/>
      <w:r w:rsidRPr="00923C1D">
        <w:rPr>
          <w:lang w:eastAsia="es-ES"/>
        </w:rPr>
        <w:t>), donde IL (</w:t>
      </w:r>
      <w:proofErr w:type="spellStart"/>
      <w:r w:rsidRPr="00923C1D">
        <w:rPr>
          <w:i/>
          <w:iCs/>
          <w:lang w:eastAsia="es-ES"/>
        </w:rPr>
        <w:t>Integer</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entera y FL (</w:t>
      </w:r>
      <w:proofErr w:type="spellStart"/>
      <w:r w:rsidRPr="00923C1D">
        <w:rPr>
          <w:i/>
          <w:iCs/>
          <w:lang w:eastAsia="es-ES"/>
        </w:rPr>
        <w:t>Fraction</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commentRangeStart w:id="88"/>
      <w:commentRangeStart w:id="89"/>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1"/>
                    <a:stretch>
                      <a:fillRect/>
                    </a:stretch>
                  </pic:blipFill>
                  <pic:spPr>
                    <a:xfrm>
                      <a:off x="0" y="0"/>
                      <a:ext cx="4195217" cy="1846014"/>
                    </a:xfrm>
                    <a:prstGeom prst="rect">
                      <a:avLst/>
                    </a:prstGeom>
                  </pic:spPr>
                </pic:pic>
              </a:graphicData>
            </a:graphic>
          </wp:inline>
        </w:drawing>
      </w:r>
      <w:bookmarkEnd w:id="87"/>
      <w:commentRangeEnd w:id="88"/>
      <w:r w:rsidR="003239CA">
        <w:rPr>
          <w:rStyle w:val="Refdecomentario"/>
        </w:rPr>
        <w:commentReference w:id="88"/>
      </w:r>
      <w:commentRangeEnd w:id="89"/>
      <w:r w:rsidR="005D00F6">
        <w:rPr>
          <w:rStyle w:val="Refdecomentario"/>
        </w:rPr>
        <w:commentReference w:id="89"/>
      </w:r>
    </w:p>
    <w:p w14:paraId="31888BE5" w14:textId="285C023A" w:rsidR="00686624" w:rsidRDefault="00923C1D" w:rsidP="00923C1D">
      <w:pPr>
        <w:pStyle w:val="Descripcin"/>
        <w:jc w:val="center"/>
        <w:rPr>
          <w:lang w:eastAsia="es-ES"/>
        </w:rPr>
      </w:pPr>
      <w:bookmarkStart w:id="90" w:name="_Toc159795908"/>
      <w:r>
        <w:t xml:space="preserve">Figura 14: Cuantificación del </w:t>
      </w:r>
      <w:proofErr w:type="spellStart"/>
      <w:r>
        <w:t>datapath</w:t>
      </w:r>
      <w:proofErr w:type="spellEnd"/>
      <w:r>
        <w:t xml:space="preserve"> a través del DSP.</w:t>
      </w:r>
      <w:bookmarkEnd w:id="90"/>
    </w:p>
    <w:p w14:paraId="5E6B938D" w14:textId="512F3811"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commentRangeStart w:id="91"/>
      <w:proofErr w:type="spellStart"/>
      <w:r>
        <w:rPr>
          <w:lang w:eastAsia="es-ES"/>
        </w:rPr>
        <w:t>DSPs</w:t>
      </w:r>
      <w:proofErr w:type="spellEnd"/>
      <w:r>
        <w:rPr>
          <w:lang w:eastAsia="es-ES"/>
        </w:rPr>
        <w:t xml:space="preserve"> en cascada</w:t>
      </w:r>
      <w:commentRangeEnd w:id="91"/>
      <w:r>
        <w:rPr>
          <w:rStyle w:val="Refdecomentario"/>
        </w:rPr>
        <w:commentReference w:id="91"/>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w:t>
      </w:r>
      <w:r w:rsidR="00E709E5">
        <w:rPr>
          <w:lang w:eastAsia="es-ES"/>
        </w:rPr>
        <w:t>En realidad, la implementación y el rutado depende del sintetizador, pero conocer la estructura de los bloques DSP puede ayudar al diseñador con el uso de las directivas de optimización y con la propia descripción de funcionamiento en lenguaje C.</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92"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2"/>
                    <a:stretch>
                      <a:fillRect/>
                    </a:stretch>
                  </pic:blipFill>
                  <pic:spPr>
                    <a:xfrm>
                      <a:off x="0" y="0"/>
                      <a:ext cx="5608553" cy="1993727"/>
                    </a:xfrm>
                    <a:prstGeom prst="rect">
                      <a:avLst/>
                    </a:prstGeom>
                  </pic:spPr>
                </pic:pic>
              </a:graphicData>
            </a:graphic>
          </wp:inline>
        </w:drawing>
      </w:r>
      <w:bookmarkEnd w:id="92"/>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3">
                      <w14:nvContentPartPr>
                        <w14:cNvContentPartPr/>
                      </w14:nvContentPartPr>
                      <w14:xfrm>
                        <a:off x="0" y="0"/>
                        <a:ext cx="16560" cy="84960"/>
                      </w14:xfrm>
                    </w14:contentPart>
                  </a:graphicData>
                </a:graphic>
              </wp:anchor>
            </w:drawing>
          </mc:Choice>
          <mc:Fallback>
            <w:pict>
              <v:shape w14:anchorId="26C98106" id="Entrada de lápiz 62" o:spid="_x0000_s1026" type="#_x0000_t75" style="position:absolute;margin-left:58.15pt;margin-top:126.4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">
                <v:imagedata r:id="rId34" o:title=""/>
              </v:shape>
            </w:pict>
          </mc:Fallback>
        </mc:AlternateContent>
      </w:r>
    </w:p>
    <w:p w14:paraId="6B5B4B13" w14:textId="3D9CF6C7" w:rsidR="00923C1D" w:rsidRDefault="000A657A" w:rsidP="000A657A">
      <w:pPr>
        <w:pStyle w:val="Descripcin"/>
        <w:jc w:val="center"/>
        <w:rPr>
          <w:lang w:eastAsia="es-ES"/>
        </w:rPr>
      </w:pPr>
      <w:bookmarkStart w:id="93" w:name="_Toc159795909"/>
      <w:r>
        <w:t>Figura 15: Alternativas de acumulación de sumas en el DSP.</w:t>
      </w:r>
      <w:bookmarkEnd w:id="93"/>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w:t>
      </w:r>
      <w:commentRangeStart w:id="94"/>
      <w:r w:rsidRPr="008E403F">
        <w:rPr>
          <w:lang w:eastAsia="es-ES"/>
        </w:rPr>
        <w:t>50 Hz</w:t>
      </w:r>
      <w:commentRangeEnd w:id="94"/>
      <w:r w:rsidR="00A9320B">
        <w:rPr>
          <w:rStyle w:val="Refdecomentario"/>
        </w:rPr>
        <w:commentReference w:id="94"/>
      </w:r>
      <w:r w:rsidRPr="008E403F">
        <w:rPr>
          <w:lang w:eastAsia="es-ES"/>
        </w:rPr>
        <w:t xml:space="preserve">,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C413BAE" w:rsidR="00686624" w:rsidRDefault="00686624" w:rsidP="00686624">
      <w:pPr>
        <w:pStyle w:val="Normal1"/>
        <w:rPr>
          <w:lang w:eastAsia="es-ES"/>
        </w:rPr>
      </w:pPr>
      <w:r>
        <w:rPr>
          <w:lang w:eastAsia="es-ES"/>
        </w:rPr>
        <w:t xml:space="preserve">Con 64 coeficientes, si se implementa la suma en cascada se necesitarían 64 </w:t>
      </w:r>
      <w:proofErr w:type="spellStart"/>
      <w:r>
        <w:rPr>
          <w:lang w:eastAsia="es-ES"/>
        </w:rPr>
        <w:t>DSPs</w:t>
      </w:r>
      <w:proofErr w:type="spellEnd"/>
      <w:r>
        <w:rPr>
          <w:lang w:eastAsia="es-ES"/>
        </w:rPr>
        <w:t xml:space="preserve">, uno por cada producto, dejando solo 16 </w:t>
      </w:r>
      <w:proofErr w:type="spellStart"/>
      <w:r>
        <w:rPr>
          <w:lang w:eastAsia="es-ES"/>
        </w:rPr>
        <w:t>DSPs</w:t>
      </w:r>
      <w:proofErr w:type="spellEnd"/>
      <w:r>
        <w:rPr>
          <w:lang w:eastAsia="es-ES"/>
        </w:rPr>
        <w:t xml:space="preserve"> para el resto del sistema. Si además se quisiese paralelizar el procesamiento de los canales </w:t>
      </w:r>
      <w:r w:rsidR="000E17D4">
        <w:rPr>
          <w:lang w:eastAsia="es-ES"/>
        </w:rPr>
        <w:t>no</w:t>
      </w:r>
      <w:r>
        <w:rPr>
          <w:lang w:eastAsia="es-ES"/>
        </w:rPr>
        <w:t xml:space="preserve">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73EAB20D" w14:textId="5C901AF7" w:rsidR="00E709E5" w:rsidRDefault="00686624" w:rsidP="00E709E5">
      <w:pPr>
        <w:pStyle w:val="Normal1"/>
        <w:rPr>
          <w:lang w:eastAsia="es-ES"/>
        </w:rPr>
      </w:pPr>
      <w:r>
        <w:rPr>
          <w:lang w:eastAsia="es-ES"/>
        </w:rPr>
        <w:t xml:space="preserve">Tras la implementación del filtro, se ha realizado una síntesis de alto nivel sin aplicar optimizaciones. Durante esta etapa, se ha confirmado que la latencia del filtro al utilizar un único DSP está </w:t>
      </w:r>
      <w:r w:rsidR="00EB7054">
        <w:rPr>
          <w:lang w:eastAsia="es-ES"/>
        </w:rPr>
        <w:t xml:space="preserve">por debajo de 1,5 </w:t>
      </w:r>
      <w:proofErr w:type="spellStart"/>
      <w:r w:rsidR="00EB7054">
        <w:rPr>
          <w:lang w:eastAsia="es-ES"/>
        </w:rPr>
        <w:t>us</w:t>
      </w:r>
      <w:proofErr w:type="spellEnd"/>
      <w:r w:rsidR="00EB7054">
        <w:rPr>
          <w:lang w:eastAsia="es-ES"/>
        </w:rPr>
        <w:t xml:space="preserve"> </w:t>
      </w:r>
      <w:r w:rsidR="00E709E5" w:rsidRPr="00B56342">
        <w:rPr>
          <w:lang w:eastAsia="es-ES"/>
        </w:rPr>
        <w:t>(</w:t>
      </w:r>
      <w:hyperlink w:anchor="tb4" w:history="1">
        <w:r w:rsidR="00EB7054" w:rsidRPr="00EB7054">
          <w:rPr>
            <w:lang w:eastAsia="es-ES"/>
          </w:rPr>
          <w:t xml:space="preserve">tabla </w:t>
        </w:r>
        <w:r w:rsidR="00665968">
          <w:rPr>
            <w:lang w:eastAsia="es-ES"/>
          </w:rPr>
          <w:t>4</w:t>
        </w:r>
      </w:hyperlink>
      <w:r w:rsidR="00E709E5" w:rsidRPr="00B56342">
        <w:rPr>
          <w:lang w:eastAsia="es-ES"/>
        </w:rPr>
        <w:t>)</w:t>
      </w:r>
      <w:r w:rsidRPr="00B56342">
        <w:rPr>
          <w:lang w:eastAsia="es-ES"/>
        </w:rPr>
        <w:t>,</w:t>
      </w:r>
      <w:r>
        <w:rPr>
          <w:lang w:eastAsia="es-ES"/>
        </w:rPr>
        <w:t xml:space="preserve"> lo cual se encuentra muy por debajo de la latencia máxima admisible. Esto indica que, en teoría, es factible emplear un único DSP incluso si se multiplica por los 8 canales.</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w:t>
      </w:r>
      <w:proofErr w:type="spellStart"/>
      <w:r>
        <w:rPr>
          <w:lang w:eastAsia="es-ES"/>
        </w:rPr>
        <w:t>Vitis</w:t>
      </w:r>
      <w:proofErr w:type="spellEnd"/>
      <w:r>
        <w:rPr>
          <w:lang w:eastAsia="es-ES"/>
        </w:rPr>
        <w:t xml:space="preserve"> HLS. </w:t>
      </w:r>
      <w:r w:rsidR="00082113">
        <w:rPr>
          <w:lang w:eastAsia="es-ES"/>
        </w:rPr>
        <w:t xml:space="preserve"> </w:t>
      </w:r>
      <w:commentRangeStart w:id="95"/>
      <w:commentRangeStart w:id="96"/>
    </w:p>
    <w:p w14:paraId="06BC991A" w14:textId="77777777" w:rsidR="00B56342" w:rsidRDefault="00B56342" w:rsidP="00686624">
      <w:pPr>
        <w:pStyle w:val="Normal1"/>
        <w:rPr>
          <w:lang w:eastAsia="es-ES"/>
        </w:rPr>
      </w:pPr>
    </w:p>
    <w:p w14:paraId="28A2A496" w14:textId="7ED4ED8E"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2" w:history="1">
        <w:r w:rsidRPr="00CC3828">
          <w:rPr>
            <w:highlight w:val="magenta"/>
          </w:rPr>
          <w:t xml:space="preserve">tabla </w:t>
        </w:r>
        <w:r w:rsidR="00665968">
          <w:rPr>
            <w:highlight w:val="magenta"/>
          </w:rPr>
          <w:t>2</w:t>
        </w:r>
      </w:hyperlink>
      <w:r w:rsidRPr="00CC3828">
        <w:rPr>
          <w:highlight w:val="magenta"/>
          <w:lang w:eastAsia="es-ES"/>
        </w:rPr>
        <w:t xml:space="preserve"> se recogen las características del filtro implementado:</w:t>
      </w:r>
      <w:commentRangeEnd w:id="95"/>
      <w:r w:rsidR="003F0CF2">
        <w:rPr>
          <w:rStyle w:val="Refdecomentario"/>
        </w:rPr>
        <w:commentReference w:id="95"/>
      </w:r>
      <w:commentRangeEnd w:id="96"/>
      <w:r w:rsidR="00B56342">
        <w:rPr>
          <w:rStyle w:val="Refdecomentario"/>
        </w:rPr>
        <w:commentReference w:id="96"/>
      </w:r>
    </w:p>
    <w:p w14:paraId="022E3177" w14:textId="77777777" w:rsidR="00197F44" w:rsidRDefault="00197F44" w:rsidP="00686624">
      <w:pPr>
        <w:pStyle w:val="Normal1"/>
        <w:rPr>
          <w:lang w:eastAsia="es-ES"/>
        </w:rPr>
      </w:pPr>
    </w:p>
    <w:p w14:paraId="16255D06" w14:textId="29474B40" w:rsidR="00686624" w:rsidRDefault="00686624" w:rsidP="00686624">
      <w:pPr>
        <w:pStyle w:val="Descripcin"/>
        <w:keepNext/>
        <w:jc w:val="center"/>
      </w:pPr>
      <w:bookmarkStart w:id="97" w:name="_Toc159795910"/>
      <w:r>
        <w:t xml:space="preserve">Tabla </w:t>
      </w:r>
      <w:r w:rsidR="00665968">
        <w:t>2</w:t>
      </w:r>
      <w:r>
        <w:t>: Resumen de las características del filtro FIR implementado.</w:t>
      </w:r>
      <w:bookmarkEnd w:id="97"/>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98" w:name="tb2"/>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B73A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B73A44">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commentRangeStart w:id="99"/>
            <w:r w:rsidRPr="00757BF5">
              <w:rPr>
                <w:lang w:eastAsia="es-ES"/>
              </w:rPr>
              <w:t>50 Hz (paso bajo</w:t>
            </w:r>
            <w:commentRangeEnd w:id="99"/>
            <w:r w:rsidR="009E7D1A">
              <w:rPr>
                <w:rStyle w:val="Refdecomentario"/>
              </w:rPr>
              <w:commentReference w:id="99"/>
            </w:r>
            <w:r w:rsidRPr="00757BF5">
              <w:rPr>
                <w:lang w:eastAsia="es-ES"/>
              </w:rPr>
              <w:t>)</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Hamming</w:t>
            </w:r>
            <w:proofErr w:type="spellEnd"/>
          </w:p>
        </w:tc>
      </w:tr>
      <w:bookmarkEnd w:id="98"/>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100" w:name="_Toc159948280"/>
      <w:r w:rsidRPr="00082113">
        <w:rPr>
          <w:sz w:val="32"/>
          <w:szCs w:val="32"/>
        </w:rPr>
        <w:lastRenderedPageBreak/>
        <w:t>Resultados</w:t>
      </w:r>
      <w:bookmarkEnd w:id="100"/>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6D07E28" w:rsidR="00F37BC4" w:rsidRDefault="00082113" w:rsidP="00F37BC4">
      <w:pPr>
        <w:pStyle w:val="Normal1"/>
        <w:spacing w:before="100" w:beforeAutospacing="1" w:after="100" w:afterAutospacing="1"/>
        <w:contextualSpacing w:val="0"/>
      </w:pPr>
      <w:r>
        <w:t xml:space="preserve">Para simular cada uno de los métodos, se han utilizado las funciones recogidas en la </w:t>
      </w:r>
      <w:hyperlink w:anchor="tb3" w:history="1">
        <w:r w:rsidRPr="00665968">
          <w:t xml:space="preserve">tabla </w:t>
        </w:r>
        <w:r w:rsidR="00665968" w:rsidRPr="00665968">
          <w:t>3</w:t>
        </w:r>
      </w:hyperlink>
      <w:r>
        <w:t>:</w:t>
      </w:r>
    </w:p>
    <w:p w14:paraId="3ABAEB61" w14:textId="3A74C7DE" w:rsidR="00082113" w:rsidRDefault="00082113" w:rsidP="00082113">
      <w:pPr>
        <w:pStyle w:val="Descripcin"/>
        <w:keepNext/>
        <w:jc w:val="center"/>
      </w:pPr>
      <w:bookmarkStart w:id="101" w:name="_Toc159795911"/>
      <w:r>
        <w:t xml:space="preserve">Tabla </w:t>
      </w:r>
      <w:r w:rsidR="00665968">
        <w:t>3</w:t>
      </w:r>
      <w:r>
        <w:t>: Funciones de Matlab utilizadas para simular la envolvente con cada método.</w:t>
      </w:r>
      <w:bookmarkEnd w:id="101"/>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bookmarkStart w:id="102" w:name="tb3"/>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proofErr w:type="gramStart"/>
            <w:r w:rsidRPr="00F37BC4">
              <w:rPr>
                <w:rFonts w:ascii="Consolas" w:eastAsia="Times New Roman" w:hAnsi="Consolas" w:cs="Times New Roman"/>
                <w:color w:val="212121"/>
                <w:lang w:val="en-GB" w:eastAsia="es-ES"/>
              </w:rPr>
              <w:t>filter(</w:t>
            </w:r>
            <w:proofErr w:type="gramEnd"/>
            <w:r w:rsidRPr="00F37BC4">
              <w:rPr>
                <w:rFonts w:ascii="Consolas" w:eastAsia="Times New Roman" w:hAnsi="Consolas" w:cs="Times New Roman"/>
                <w:color w:val="212121"/>
                <w:lang w:val="en-GB" w:eastAsia="es-ES"/>
              </w:rPr>
              <w:t>)</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movmean</w:t>
            </w:r>
            <w:proofErr w:type="spellEnd"/>
            <w:r w:rsidRPr="00F37BC4">
              <w:rPr>
                <w:rFonts w:ascii="Consolas" w:eastAsia="Times New Roman" w:hAnsi="Consolas" w:cs="Times New Roman"/>
                <w:color w:val="212121"/>
                <w:lang w:eastAsia="es-ES"/>
              </w:rPr>
              <w:t>(</w:t>
            </w:r>
            <w:proofErr w:type="gramEnd"/>
            <w:r w:rsidRPr="00F37BC4">
              <w:rPr>
                <w:rFonts w:ascii="Consolas" w:eastAsia="Times New Roman" w:hAnsi="Consolas" w:cs="Times New Roman"/>
                <w:color w:val="212121"/>
                <w:lang w:eastAsia="es-ES"/>
              </w:rPr>
              <w:t>)</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dsp.MovingRMS</w:t>
            </w:r>
            <w:proofErr w:type="spellEnd"/>
            <w:proofErr w:type="gramEnd"/>
            <w:r w:rsidRPr="00F37BC4">
              <w:rPr>
                <w:rFonts w:ascii="Consolas" w:eastAsia="Times New Roman" w:hAnsi="Consolas" w:cs="Times New Roman"/>
                <w:color w:val="212121"/>
                <w:lang w:eastAsia="es-ES"/>
              </w:rPr>
              <w:t>()</w:t>
            </w:r>
          </w:p>
        </w:tc>
      </w:tr>
      <w:bookmarkEnd w:id="102"/>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figura 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103"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103"/>
    </w:p>
    <w:p w14:paraId="05D09C2B" w14:textId="4C8D2C51" w:rsidR="00082113" w:rsidRDefault="00082113" w:rsidP="00082113">
      <w:pPr>
        <w:pStyle w:val="Descripcin"/>
        <w:jc w:val="center"/>
      </w:pPr>
      <w:bookmarkStart w:id="104" w:name="_Toc159795912"/>
      <w:r>
        <w:t>Figura 1</w:t>
      </w:r>
      <w:r w:rsidR="0080120D">
        <w:t>6</w:t>
      </w:r>
      <w:r>
        <w:t>: Señal EMG perteneciente al musculo tibial anterior de una persona caminando una distancia de 10 metros a 1 km/h.</w:t>
      </w:r>
      <w:bookmarkEnd w:id="104"/>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bookmarkStart w:id="105" w:name="_Toc159948281"/>
      <w:r>
        <w:lastRenderedPageBreak/>
        <w:t>Orden 15, Frecuencia de corte 500 Hz.</w:t>
      </w:r>
      <w:bookmarkEnd w:id="105"/>
    </w:p>
    <w:p w14:paraId="41BB6F45" w14:textId="69D646C0" w:rsidR="00082113" w:rsidRDefault="00082113" w:rsidP="00F37BC4">
      <w:pPr>
        <w:pStyle w:val="Normal1"/>
      </w:pPr>
      <w:r>
        <w:t xml:space="preserve">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r w:rsidR="00AA4F78">
        <w:t xml:space="preserve">Los resultados </w:t>
      </w:r>
      <w:r w:rsidR="00723970">
        <w:t xml:space="preserve">se muestran en la </w:t>
      </w:r>
      <w:hyperlink w:anchor="fig17" w:history="1">
        <w:r w:rsidRPr="00305951">
          <w:t>figura 1</w:t>
        </w:r>
        <w:r w:rsidR="0080120D">
          <w:t>7</w:t>
        </w:r>
      </w:hyperlink>
      <w:r>
        <w:t>.</w:t>
      </w:r>
    </w:p>
    <w:p w14:paraId="4EA88242" w14:textId="77777777" w:rsidR="00082113" w:rsidRDefault="00082113" w:rsidP="00082113">
      <w:pPr>
        <w:keepNext/>
        <w:jc w:val="center"/>
      </w:pPr>
      <w:bookmarkStart w:id="106"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106"/>
    </w:p>
    <w:p w14:paraId="3199EFCD" w14:textId="25F4B145" w:rsidR="00082113" w:rsidRDefault="00082113" w:rsidP="00082113">
      <w:pPr>
        <w:pStyle w:val="Descripcin"/>
        <w:jc w:val="center"/>
      </w:pPr>
      <w:bookmarkStart w:id="107" w:name="_Toc159795913"/>
      <w:r>
        <w:t>Figura 1</w:t>
      </w:r>
      <w:r w:rsidR="0080120D">
        <w:t>7</w:t>
      </w:r>
      <w:r>
        <w:t>: Envolvente resultante de cada método. Filtro FIR con 16 coeficientes y frecuencia de corte de 500 Hz, MA y RMS móvil con tamaño de ventana de 16 muestras.</w:t>
      </w:r>
      <w:bookmarkEnd w:id="107"/>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 xml:space="preserve">Los coeficientes del filtro se han calculado siguiendo distintas funciones (formas de ventana) como la ventana Kaiser, triangular, o la de </w:t>
      </w:r>
      <w:proofErr w:type="spellStart"/>
      <w:r>
        <w:t>Hamming</w:t>
      </w:r>
      <w:proofErr w:type="spellEnd"/>
      <w:r w:rsidR="00A06686">
        <w:t xml:space="preserve"> (</w:t>
      </w:r>
      <w:hyperlink w:anchor="fig18" w:history="1">
        <w:r w:rsidR="00A06686" w:rsidRPr="0080120D">
          <w:t>figura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108"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108"/>
    </w:p>
    <w:p w14:paraId="5FA5E04C" w14:textId="406221B9" w:rsidR="00082113" w:rsidRDefault="00082113" w:rsidP="00082113">
      <w:pPr>
        <w:pStyle w:val="Descripcin"/>
        <w:jc w:val="center"/>
        <w:rPr>
          <w:noProof/>
        </w:rPr>
      </w:pPr>
      <w:bookmarkStart w:id="109" w:name="_Toc159795914"/>
      <w:r>
        <w:t>Figura 1</w:t>
      </w:r>
      <w:r w:rsidR="0080120D">
        <w:t>8</w:t>
      </w:r>
      <w:r>
        <w:t>: Comparativa de funciones de ventana en el dominio del tiempo y en el dominio de la frecuencia.</w:t>
      </w:r>
      <w:bookmarkEnd w:id="109"/>
    </w:p>
    <w:p w14:paraId="03581A16" w14:textId="25B9AE99"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w:t>
      </w:r>
      <w:r w:rsidR="007762DF" w:rsidRPr="007762DF">
        <w:rPr>
          <w:noProof/>
        </w:rPr>
        <w:t xml:space="preserve"> </w:t>
      </w:r>
      <w:r w:rsidR="007762DF">
        <w:rPr>
          <w:noProof/>
        </w:rPr>
        <w:t>Para este filtro, el resultado es similar con cualquiera de las dos ventanas</w:t>
      </w:r>
      <w:r>
        <w:rPr>
          <w:noProof/>
        </w:rPr>
        <w:t xml:space="preserve"> </w:t>
      </w:r>
      <w:r w:rsidR="007762DF">
        <w:rPr>
          <w:noProof/>
        </w:rPr>
        <w:t>(</w:t>
      </w:r>
      <w:hyperlink w:anchor="fig19" w:history="1">
        <w:r w:rsidR="0080120D" w:rsidRPr="0080120D">
          <w:t>figura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110"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110"/>
    </w:p>
    <w:p w14:paraId="2BC29DA5" w14:textId="6B82C347" w:rsidR="00082113" w:rsidRDefault="00082113" w:rsidP="00082113">
      <w:pPr>
        <w:pStyle w:val="Descripcin"/>
        <w:jc w:val="center"/>
      </w:pPr>
      <w:bookmarkStart w:id="111" w:name="_Toc159795915"/>
      <w:r>
        <w:t>Figura 1</w:t>
      </w:r>
      <w:r w:rsidR="0080120D">
        <w:t>9</w:t>
      </w:r>
      <w:r>
        <w:t>: Comparativa de filtro FIR con mismas especificaciones de orden y frecuencia de corte, variando el tipo de ventana (</w:t>
      </w:r>
      <w:proofErr w:type="spellStart"/>
      <w:r>
        <w:t>Hamming</w:t>
      </w:r>
      <w:proofErr w:type="spellEnd"/>
      <w:r>
        <w:t xml:space="preserve"> y </w:t>
      </w:r>
      <w:proofErr w:type="spellStart"/>
      <w:r>
        <w:t>Blackman</w:t>
      </w:r>
      <w:proofErr w:type="spellEnd"/>
      <w:r>
        <w:t>).</w:t>
      </w:r>
      <w:bookmarkEnd w:id="111"/>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0835B3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 xml:space="preserve">figura </w:t>
        </w:r>
        <w:r w:rsidR="007F6538">
          <w:t>20</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112"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112"/>
    </w:p>
    <w:p w14:paraId="33CE0E99" w14:textId="27879A66" w:rsidR="00082113" w:rsidRDefault="00082113" w:rsidP="00082113">
      <w:pPr>
        <w:pStyle w:val="Descripcin"/>
        <w:ind w:left="284"/>
        <w:jc w:val="center"/>
      </w:pPr>
      <w:bookmarkStart w:id="113" w:name="_Toc159795916"/>
      <w:r>
        <w:t xml:space="preserve">Figura </w:t>
      </w:r>
      <w:r w:rsidR="0080120D">
        <w:t>20</w:t>
      </w:r>
      <w:r>
        <w:t>: Envolvente resultante de cada método. Filtro FIR con 16 coeficientes y frecuencia de corte de 500 Hz, MA y RMS móvil con tamaño de ventana de 16 muestras.</w:t>
      </w:r>
      <w:bookmarkEnd w:id="113"/>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 xml:space="preserve">figura </w:t>
        </w:r>
        <w:r w:rsidR="0080120D">
          <w:t>21</w:t>
        </w:r>
      </w:hyperlink>
      <w:r>
        <w:t>).</w:t>
      </w:r>
    </w:p>
    <w:p w14:paraId="0E6AB8C9" w14:textId="77777777" w:rsidR="00082113" w:rsidRDefault="00082113" w:rsidP="00082113">
      <w:pPr>
        <w:keepNext/>
        <w:jc w:val="center"/>
      </w:pPr>
      <w:bookmarkStart w:id="114"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114"/>
    </w:p>
    <w:p w14:paraId="2F3FB580" w14:textId="7C321C57" w:rsidR="00082113" w:rsidRDefault="00082113" w:rsidP="00082113">
      <w:pPr>
        <w:pStyle w:val="Descripcin"/>
        <w:jc w:val="center"/>
      </w:pPr>
      <w:bookmarkStart w:id="115" w:name="_Toc159795917"/>
      <w:r>
        <w:t xml:space="preserve">Figura </w:t>
      </w:r>
      <w:r w:rsidR="0080120D">
        <w:t>21</w:t>
      </w:r>
      <w:r>
        <w:t xml:space="preserve">: Envolvente resultante del Filtro FIR de 16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bookmarkEnd w:id="115"/>
    </w:p>
    <w:p w14:paraId="3A22CCD3" w14:textId="0B6ED173" w:rsidR="00082113" w:rsidRDefault="00082113" w:rsidP="00F37BC4">
      <w:pPr>
        <w:pStyle w:val="Normal1"/>
        <w:rPr>
          <w:noProof/>
        </w:rPr>
      </w:pPr>
      <w:r>
        <w:t xml:space="preserve">El filtro cuyos coeficientes se han calculado con la ventana de Kaiser o la de </w:t>
      </w:r>
      <w:proofErr w:type="spellStart"/>
      <w:r>
        <w:t>Hamming</w:t>
      </w:r>
      <w:proofErr w:type="spellEnd"/>
      <w:r>
        <w:t xml:space="preserve">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 xml:space="preserve">figura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116"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116"/>
    </w:p>
    <w:p w14:paraId="1C7D1923" w14:textId="6378660D" w:rsidR="00082113" w:rsidRDefault="00082113" w:rsidP="00082113">
      <w:pPr>
        <w:pStyle w:val="Descripcin"/>
        <w:jc w:val="center"/>
      </w:pPr>
      <w:bookmarkStart w:id="117" w:name="_Toc159795918"/>
      <w:r>
        <w:t xml:space="preserve">Figura </w:t>
      </w:r>
      <w:r w:rsidR="0080120D">
        <w:t>22</w:t>
      </w:r>
      <w:r>
        <w:t xml:space="preserve">: Función de la ventana Kaiser en el dominio del tiempo y en el dominio de la frecuencia contrastada con las ventanas </w:t>
      </w:r>
      <w:proofErr w:type="spellStart"/>
      <w:r>
        <w:t>Hamming</w:t>
      </w:r>
      <w:proofErr w:type="spellEnd"/>
      <w:r>
        <w:t xml:space="preserve"> y </w:t>
      </w:r>
      <w:proofErr w:type="spellStart"/>
      <w:r>
        <w:t>Blackman</w:t>
      </w:r>
      <w:proofErr w:type="spellEnd"/>
      <w:r>
        <w:t>.</w:t>
      </w:r>
      <w:bookmarkEnd w:id="117"/>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bookmarkStart w:id="118" w:name="_Toc159948282"/>
      <w:r>
        <w:lastRenderedPageBreak/>
        <w:t>Orden 31, Frecuencia de corte 50 Hz.</w:t>
      </w:r>
      <w:bookmarkEnd w:id="118"/>
    </w:p>
    <w:p w14:paraId="7F770353" w14:textId="391C8A02"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los </w:t>
      </w:r>
      <w:proofErr w:type="spellStart"/>
      <w:r>
        <w:t>DSPs</w:t>
      </w:r>
      <w:proofErr w:type="spellEnd"/>
      <w:r>
        <w:t xml:space="preserve">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 xml:space="preserve">figura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119"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119"/>
    </w:p>
    <w:p w14:paraId="6997B4AE" w14:textId="2173BDC0" w:rsidR="00082113" w:rsidRDefault="00082113" w:rsidP="00082113">
      <w:pPr>
        <w:pStyle w:val="Descripcin"/>
        <w:ind w:left="0"/>
        <w:jc w:val="center"/>
      </w:pPr>
      <w:bookmarkStart w:id="120" w:name="_Toc159795919"/>
      <w:r>
        <w:t xml:space="preserve">Figura </w:t>
      </w:r>
      <w:r w:rsidR="0080120D">
        <w:t>23</w:t>
      </w:r>
      <w:r>
        <w:t>: Envolvente resultante de cada método. Filtro FIR con 32 coeficientes y frecuencia de corte de 50 Hz, MA y RMS móvil con tamaño de ventana de 32 muestras.</w:t>
      </w:r>
      <w:bookmarkEnd w:id="120"/>
    </w:p>
    <w:p w14:paraId="78BC53B4" w14:textId="4E63D30C" w:rsidR="00082113" w:rsidRDefault="00082113" w:rsidP="00F37BC4">
      <w:pPr>
        <w:pStyle w:val="Normal1"/>
      </w:pPr>
      <w:r>
        <w:t xml:space="preserve">Se observa que el filtro comienza a imponerse sobre la </w:t>
      </w:r>
      <w:proofErr w:type="gramStart"/>
      <w:r>
        <w:t>media móvil y el RMS móvil</w:t>
      </w:r>
      <w:proofErr w:type="gramEnd"/>
      <w:r>
        <w:t xml:space="preserve">.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 xml:space="preserve">figura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121"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121"/>
    </w:p>
    <w:p w14:paraId="28534985" w14:textId="7563D6ED" w:rsidR="00082113" w:rsidRDefault="00082113" w:rsidP="00082113">
      <w:pPr>
        <w:pStyle w:val="Descripcin"/>
        <w:jc w:val="center"/>
      </w:pPr>
      <w:bookmarkStart w:id="122" w:name="_Toc159795920"/>
      <w:r>
        <w:t>Figura 2</w:t>
      </w:r>
      <w:r w:rsidR="0080120D">
        <w:t>4</w:t>
      </w:r>
      <w:r>
        <w:t xml:space="preserve">: Envolvente resultante del Filtro FIR de 32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bookmarkEnd w:id="122"/>
    </w:p>
    <w:p w14:paraId="1E384A29" w14:textId="23471691" w:rsidR="00082113" w:rsidRDefault="00082113" w:rsidP="00F37BC4">
      <w:pPr>
        <w:pStyle w:val="Normal1"/>
      </w:pPr>
      <w:r>
        <w:t xml:space="preserve">La ventana de </w:t>
      </w:r>
      <w:proofErr w:type="spellStart"/>
      <w:r>
        <w:t>Hamming</w:t>
      </w:r>
      <w:proofErr w:type="spellEnd"/>
      <w:r>
        <w:t xml:space="preserve">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817C2E">
      <w:pPr>
        <w:pStyle w:val="subt2"/>
        <w:rPr>
          <w:rFonts w:asciiTheme="majorHAnsi" w:hAnsiTheme="majorHAnsi" w:cstheme="majorBidi"/>
          <w:color w:val="2F5496" w:themeColor="accent1" w:themeShade="BF"/>
          <w:sz w:val="26"/>
          <w:szCs w:val="26"/>
        </w:rPr>
      </w:pPr>
      <w:r>
        <w:br w:type="page"/>
      </w:r>
      <w:bookmarkStart w:id="123" w:name="_Toc159948283"/>
      <w:r w:rsidR="00082113">
        <w:lastRenderedPageBreak/>
        <w:t>Orden 63, Frecuencia de corte 50 Hz.</w:t>
      </w:r>
      <w:bookmarkEnd w:id="123"/>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124"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124"/>
    </w:p>
    <w:p w14:paraId="4C074945" w14:textId="4B2CB47F" w:rsidR="00082113" w:rsidRDefault="00082113" w:rsidP="00082113">
      <w:pPr>
        <w:pStyle w:val="Descripcin"/>
        <w:jc w:val="center"/>
      </w:pPr>
      <w:bookmarkStart w:id="125" w:name="_Toc159795921"/>
      <w:r>
        <w:t>Figura 2</w:t>
      </w:r>
      <w:r w:rsidR="0080120D">
        <w:t>5</w:t>
      </w:r>
      <w:r>
        <w:t>: Envolvente resultante de cada método. Filtro FIR con 64 coeficientes y frecuencia de corte de 50 Hz, MA y RMS móvil con tamaño de ventana de 64 muestras.</w:t>
      </w:r>
      <w:bookmarkEnd w:id="125"/>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434434">
          <w:headerReference w:type="default" r:id="rId45"/>
          <w:footerReference w:type="default" r:id="rId46"/>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 xml:space="preserve">previamente. Las ventanas de </w:t>
      </w:r>
      <w:proofErr w:type="spellStart"/>
      <w:r w:rsidRPr="008A4885">
        <w:t>Hamming</w:t>
      </w:r>
      <w:proofErr w:type="spellEnd"/>
      <w:r w:rsidRPr="008A4885">
        <w:t xml:space="preserve"> y </w:t>
      </w:r>
      <w:proofErr w:type="spellStart"/>
      <w:r w:rsidRPr="008A4885">
        <w:t>Blackman</w:t>
      </w:r>
      <w:proofErr w:type="spellEnd"/>
      <w:r w:rsidRPr="008A4885">
        <w:t xml:space="preserve"> logran resaltar algunos picos de activación que la ventana de Kaiser amortigua</w:t>
      </w:r>
      <w:r>
        <w:t xml:space="preserve"> </w:t>
      </w:r>
      <w:r w:rsidRPr="005F48A2">
        <w:t>(</w:t>
      </w:r>
      <w:hyperlink w:anchor="fig26" w:history="1">
        <w:r w:rsidRPr="005F48A2">
          <w:t>figura 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126" w:name="fig26"/>
      <w:r w:rsidRPr="006F0D4C">
        <w:rPr>
          <w:noProof/>
        </w:rPr>
        <w:drawing>
          <wp:inline distT="0" distB="0" distL="0" distR="0" wp14:anchorId="1F8EFEDD" wp14:editId="70CF3F97">
            <wp:extent cx="3806673" cy="2790825"/>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509" t="8580" r="5092"/>
                    <a:stretch/>
                  </pic:blipFill>
                  <pic:spPr bwMode="auto">
                    <a:xfrm>
                      <a:off x="0" y="0"/>
                      <a:ext cx="3891107" cy="2852727"/>
                    </a:xfrm>
                    <a:prstGeom prst="rect">
                      <a:avLst/>
                    </a:prstGeom>
                    <a:noFill/>
                    <a:ln>
                      <a:noFill/>
                    </a:ln>
                    <a:extLst>
                      <a:ext uri="{53640926-AAD7-44D8-BBD7-CCE9431645EC}">
                        <a14:shadowObscured xmlns:a14="http://schemas.microsoft.com/office/drawing/2010/main"/>
                      </a:ext>
                    </a:extLst>
                  </pic:spPr>
                </pic:pic>
              </a:graphicData>
            </a:graphic>
          </wp:inline>
        </w:drawing>
      </w:r>
      <w:bookmarkEnd w:id="126"/>
    </w:p>
    <w:p w14:paraId="07F4EBD2" w14:textId="33A78AB8" w:rsidR="00082113" w:rsidRDefault="00082113" w:rsidP="00082113">
      <w:pPr>
        <w:pStyle w:val="Descripcin"/>
        <w:jc w:val="center"/>
      </w:pPr>
      <w:bookmarkStart w:id="127" w:name="_Toc159795922"/>
      <w:r>
        <w:t>Figura 2</w:t>
      </w:r>
      <w:r w:rsidR="0080120D">
        <w:t>6</w:t>
      </w:r>
      <w:r>
        <w:t>: Comparativa de envolvente de señal EMG al aplicar distintas ventanas a un filtro FIR con frecuencia de corte en 50 Hz y de orden 63.</w:t>
      </w:r>
      <w:bookmarkEnd w:id="127"/>
    </w:p>
    <w:p w14:paraId="45D8CC3E" w14:textId="45C3CD45" w:rsidR="004B5318"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 xml:space="preserve">Además, </w:t>
      </w:r>
      <w:proofErr w:type="spellStart"/>
      <w:r w:rsidRPr="00736350">
        <w:t>Hamming</w:t>
      </w:r>
      <w:proofErr w:type="spellEnd"/>
      <w:r w:rsidRPr="00736350">
        <w:t xml:space="preserve"> exhibe una mayor capacidad para atenuar los picos más pequeños que se presentan justo en la fase ascendente de los picos principales en comparación con la ventana </w:t>
      </w:r>
      <w:proofErr w:type="spellStart"/>
      <w:r w:rsidRPr="00736350">
        <w:t>Blackman</w:t>
      </w:r>
      <w:proofErr w:type="spellEnd"/>
      <w:r w:rsidRPr="00736350">
        <w:t>.</w:t>
      </w:r>
    </w:p>
    <w:p w14:paraId="344FC028" w14:textId="77777777" w:rsidR="008A558A" w:rsidRDefault="008A558A" w:rsidP="00F37BC4">
      <w:pPr>
        <w:pStyle w:val="Normal1"/>
      </w:pPr>
    </w:p>
    <w:p w14:paraId="6D253A2C" w14:textId="0422EEBE" w:rsidR="008A558A"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008A558A">
        <w:rPr>
          <w:noProof/>
        </w:rPr>
        <w:t>, por lo que, finalmente, se implementará el filtro de orden 63.</w:t>
      </w:r>
    </w:p>
    <w:p w14:paraId="026957A6" w14:textId="77777777" w:rsidR="008A558A" w:rsidRDefault="008A558A" w:rsidP="00F37BC4">
      <w:pPr>
        <w:pStyle w:val="Normal1"/>
        <w:rPr>
          <w:noProof/>
        </w:rPr>
      </w:pPr>
    </w:p>
    <w:p w14:paraId="34246C95" w14:textId="6B90AD87" w:rsidR="00082113" w:rsidRDefault="004B5318" w:rsidP="004B5318">
      <w:pPr>
        <w:pStyle w:val="Normal1"/>
        <w:spacing w:line="240" w:lineRule="auto"/>
        <w:jc w:val="center"/>
      </w:pPr>
      <w:bookmarkStart w:id="128" w:name="fig27"/>
      <w:r w:rsidRPr="001B3981">
        <w:rPr>
          <w:noProof/>
        </w:rPr>
        <w:drawing>
          <wp:inline distT="0" distB="0" distL="0" distR="0" wp14:anchorId="775CD5A4" wp14:editId="71546A75">
            <wp:extent cx="3895725" cy="1923673"/>
            <wp:effectExtent l="0" t="0" r="0" b="635"/>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4719" t="35023" r="5446" b="5753"/>
                    <a:stretch/>
                  </pic:blipFill>
                  <pic:spPr bwMode="auto">
                    <a:xfrm>
                      <a:off x="0" y="0"/>
                      <a:ext cx="4019991" cy="1985034"/>
                    </a:xfrm>
                    <a:prstGeom prst="rect">
                      <a:avLst/>
                    </a:prstGeom>
                    <a:noFill/>
                    <a:ln>
                      <a:noFill/>
                    </a:ln>
                    <a:extLst>
                      <a:ext uri="{53640926-AAD7-44D8-BBD7-CCE9431645EC}">
                        <a14:shadowObscured xmlns:a14="http://schemas.microsoft.com/office/drawing/2010/main"/>
                      </a:ext>
                    </a:extLst>
                  </pic:spPr>
                </pic:pic>
              </a:graphicData>
            </a:graphic>
          </wp:inline>
        </w:drawing>
      </w:r>
      <w:bookmarkEnd w:id="128"/>
    </w:p>
    <w:p w14:paraId="4B9638C6" w14:textId="122A0F1C" w:rsidR="00FC5258" w:rsidRDefault="00082113" w:rsidP="00082113">
      <w:pPr>
        <w:pStyle w:val="Descripcin"/>
        <w:jc w:val="center"/>
        <w:sectPr w:rsidR="00FC5258" w:rsidSect="00434434">
          <w:pgSz w:w="11906" w:h="16838"/>
          <w:pgMar w:top="1417" w:right="1701" w:bottom="1417" w:left="1701" w:header="708" w:footer="708" w:gutter="0"/>
          <w:cols w:space="708"/>
          <w:docGrid w:linePitch="360"/>
        </w:sectPr>
      </w:pPr>
      <w:bookmarkStart w:id="129" w:name="_Toc159795923"/>
      <w:r>
        <w:t>Figura 2</w:t>
      </w:r>
      <w:r w:rsidR="0080120D">
        <w:t>7</w:t>
      </w:r>
      <w:r>
        <w:t>: Comparación de envolventes calculadas con un filtro FIR de orden 63 y otro de orden 254</w:t>
      </w:r>
      <w:r w:rsidR="00D665A2">
        <w:t>.</w:t>
      </w:r>
      <w:bookmarkEnd w:id="129"/>
    </w:p>
    <w:p w14:paraId="74666F82" w14:textId="77777777" w:rsidR="00082113" w:rsidRDefault="00082113" w:rsidP="00D665A2">
      <w:pPr>
        <w:pStyle w:val="Descripcin"/>
        <w:ind w:left="0"/>
        <w:rPr>
          <w:noProof/>
        </w:rPr>
        <w:sectPr w:rsidR="00082113" w:rsidSect="00434434">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bookmarkStart w:id="130" w:name="_Toc159948284"/>
      <w:commentRangeStart w:id="131"/>
      <w:r>
        <w:t>Modelo de aproximación en Matlab</w:t>
      </w:r>
      <w:commentRangeEnd w:id="131"/>
      <w:r w:rsidR="00341BF8">
        <w:rPr>
          <w:rStyle w:val="Refdecomentario"/>
          <w:rFonts w:asciiTheme="majorHAnsi" w:eastAsiaTheme="minorHAnsi" w:hAnsiTheme="majorHAnsi" w:cstheme="minorBidi"/>
          <w:color w:val="auto"/>
        </w:rPr>
        <w:commentReference w:id="131"/>
      </w:r>
      <w:r>
        <w:t>.</w:t>
      </w:r>
      <w:bookmarkEnd w:id="130"/>
    </w:p>
    <w:p w14:paraId="1EDC7481" w14:textId="1C588B0D" w:rsidR="00082113" w:rsidRDefault="00082113" w:rsidP="00F37BC4">
      <w:pPr>
        <w:pStyle w:val="Normal1"/>
      </w:pPr>
      <w:r>
        <w:t xml:space="preserve">Antes de empezar a diseñar el filtro en HLS para la FPGA, primero se ha realizado una aproximación del algoritmo en Matlab. Este modelo </w:t>
      </w:r>
      <w:proofErr w:type="spellStart"/>
      <w:r w:rsidRPr="00B269A5">
        <w:rPr>
          <w:i/>
          <w:iCs/>
        </w:rPr>
        <w:t>behavioural</w:t>
      </w:r>
      <w:proofErr w:type="spellEnd"/>
      <w:r>
        <w:t xml:space="preserve"> ha servido para incorporar la cuantificación a las simulaciones. </w:t>
      </w:r>
      <w:r w:rsidRPr="00C97E7F">
        <w:rPr>
          <w:highlight w:val="magenta"/>
        </w:rPr>
        <w:t xml:space="preserve">El código puede encontrarse </w:t>
      </w:r>
      <w:r w:rsidR="007F6538">
        <w:rPr>
          <w:highlight w:val="magenta"/>
        </w:rPr>
        <w:t xml:space="preserve">en </w:t>
      </w:r>
      <w:proofErr w:type="spellStart"/>
      <w:r w:rsidR="007F6538">
        <w:rPr>
          <w:highlight w:val="magenta"/>
        </w:rPr>
        <w:t>gitlhub</w:t>
      </w:r>
      <w:proofErr w:type="spellEnd"/>
      <w:r w:rsidR="007F6538">
        <w:rPr>
          <w:highlight w:val="magenta"/>
        </w:rPr>
        <w:t xml:space="preserve"> </w:t>
      </w:r>
      <w:r w:rsidR="00EA7409">
        <w:rPr>
          <w:highlight w:val="magenta"/>
        </w:rPr>
        <w:t>[ver anexos</w:t>
      </w:r>
      <w:r w:rsidRPr="00C97E7F">
        <w:rPr>
          <w:highlight w:val="magenta"/>
        </w:rPr>
        <w:t>].</w:t>
      </w:r>
    </w:p>
    <w:p w14:paraId="3651CD71" w14:textId="77777777" w:rsidR="00F37BC4" w:rsidRDefault="00F37BC4" w:rsidP="00F37BC4">
      <w:pPr>
        <w:pStyle w:val="Normal1"/>
      </w:pPr>
    </w:p>
    <w:p w14:paraId="0A6E3C74" w14:textId="637D2D4C"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w:t>
      </w:r>
      <w:proofErr w:type="spellStart"/>
      <w:r>
        <w:rPr>
          <w:rFonts w:cstheme="majorHAnsi"/>
        </w:rPr>
        <w:t>Hamming</w:t>
      </w:r>
      <w:proofErr w:type="spellEnd"/>
      <w:r>
        <w:rPr>
          <w:rFonts w:cstheme="majorHAnsi"/>
        </w:rPr>
        <w:t xml:space="preserve">. Además, se ha aplicado la cuantificación </w:t>
      </w:r>
      <w:r w:rsidR="00665968">
        <w:rPr>
          <w:rFonts w:cstheme="majorHAnsi"/>
        </w:rPr>
        <w:t xml:space="preserve">descrita en el apartado de restricciones de área del filtro </w:t>
      </w:r>
      <w:r>
        <w:rPr>
          <w:rFonts w:cstheme="majorHAnsi"/>
        </w:rPr>
        <w:t xml:space="preserve">a cada tipo de dato, dejando un bit para las unidades y el resto para la parte decimal. No se utiliza bit de signo porque se ha asumido que los datos ya entran rectificados antes de ser </w:t>
      </w:r>
      <w:proofErr w:type="spellStart"/>
      <w:r>
        <w:rPr>
          <w:rFonts w:cstheme="majorHAnsi"/>
        </w:rPr>
        <w:t>re-cuantificados</w:t>
      </w:r>
      <w:proofErr w:type="spellEnd"/>
      <w:r>
        <w:rPr>
          <w:rFonts w:cstheme="majorHAnsi"/>
        </w:rPr>
        <w:t xml:space="preserve">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 xml:space="preserve">figura </w:t>
        </w:r>
        <w:r w:rsidR="0080120D">
          <w:t>28</w:t>
        </w:r>
      </w:hyperlink>
      <w:r w:rsidRPr="000B2423">
        <w:t xml:space="preserve"> compara</w:t>
      </w:r>
      <w:r>
        <w:rPr>
          <w:rFonts w:cstheme="majorHAnsi"/>
        </w:rPr>
        <w:t xml:space="preserve"> la envolvente de la señal EMG obtenida a partir del modelo </w:t>
      </w:r>
      <w:proofErr w:type="spellStart"/>
      <w:r w:rsidRPr="00B269A5">
        <w:rPr>
          <w:rFonts w:cstheme="majorHAnsi"/>
          <w:i/>
          <w:iCs/>
        </w:rPr>
        <w:t>behavioural</w:t>
      </w:r>
      <w:proofErr w:type="spellEnd"/>
      <w:r>
        <w:rPr>
          <w:rFonts w:cstheme="majorHAnsi"/>
        </w:rPr>
        <w:t xml:space="preserve"> con la obtenida a partir de la</w:t>
      </w:r>
      <w:r>
        <w:t xml:space="preserve"> función </w:t>
      </w:r>
      <w:proofErr w:type="spellStart"/>
      <w:proofErr w:type="gramStart"/>
      <w:r w:rsidRPr="000E4FAD">
        <w:rPr>
          <w:rFonts w:asciiTheme="minorHAnsi" w:hAnsiTheme="minorHAnsi" w:cstheme="minorHAnsi"/>
          <w:i/>
          <w:iCs/>
        </w:rPr>
        <w:t>filter</w:t>
      </w:r>
      <w:proofErr w:type="spellEnd"/>
      <w:r w:rsidRPr="000E4FAD">
        <w:rPr>
          <w:rFonts w:asciiTheme="minorHAnsi" w:hAnsiTheme="minorHAnsi" w:cstheme="minorHAnsi"/>
          <w:i/>
          <w:iCs/>
        </w:rPr>
        <w:t>(</w:t>
      </w:r>
      <w:proofErr w:type="gramEnd"/>
      <w:r w:rsidRPr="000E4FAD">
        <w:rPr>
          <w:rFonts w:asciiTheme="minorHAnsi" w:hAnsiTheme="minorHAnsi" w:cstheme="minorHAnsi"/>
          <w:i/>
          <w:iCs/>
        </w:rPr>
        <w:t>)</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132"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132"/>
    </w:p>
    <w:p w14:paraId="01C46CE6" w14:textId="28743D74" w:rsidR="00082113" w:rsidRDefault="00082113" w:rsidP="00082113">
      <w:pPr>
        <w:pStyle w:val="Descripcin"/>
        <w:jc w:val="center"/>
      </w:pPr>
      <w:bookmarkStart w:id="133" w:name="_Toc159795924"/>
      <w:r>
        <w:t xml:space="preserve">Figura </w:t>
      </w:r>
      <w:r w:rsidR="0080120D">
        <w:t>28</w:t>
      </w:r>
      <w:r>
        <w:t xml:space="preserve">: Envolvente de señal EMG calculada con la función </w:t>
      </w:r>
      <w:proofErr w:type="spellStart"/>
      <w:r>
        <w:t>filter</w:t>
      </w:r>
      <w:proofErr w:type="spellEnd"/>
      <w:r>
        <w:t xml:space="preserve"> superpuesta a la envolvente calculada por el código con cuantificación.</w:t>
      </w:r>
      <w:bookmarkEnd w:id="133"/>
    </w:p>
    <w:p w14:paraId="75EF166F" w14:textId="43F4E7B4" w:rsidR="00082113" w:rsidRPr="00D665A2" w:rsidRDefault="00082113" w:rsidP="00F37BC4">
      <w:pPr>
        <w:pStyle w:val="Normal1"/>
      </w:pPr>
      <w:r>
        <w:t xml:space="preserve">El algoritmo escrito en Matlab se aproxima en gran medida al resultado que se obtiene con la función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rPr>
          <w:rFonts w:cstheme="majorHAnsi"/>
        </w:rPr>
        <w:t>.</w:t>
      </w:r>
      <w:r w:rsidR="00D665A2">
        <w:rPr>
          <w:rFonts w:asciiTheme="minorHAnsi" w:hAnsiTheme="minorHAnsi" w:cstheme="minorHAnsi"/>
          <w:i/>
          <w:iCs/>
        </w:rPr>
        <w:t xml:space="preserve"> </w:t>
      </w:r>
      <w:r>
        <w:rPr>
          <w:rFonts w:cstheme="majorHAnsi"/>
        </w:rPr>
        <w:t xml:space="preserve">Además, Matlab no ha reportado ningún error de desbordamiento en las operaciones con los datos cuantificados. El siguiente paso es implementar el algoritmo del filtro directamente en </w:t>
      </w:r>
      <w:proofErr w:type="spellStart"/>
      <w:r>
        <w:rPr>
          <w:rFonts w:cstheme="majorHAnsi"/>
        </w:rPr>
        <w:t>Vitis</w:t>
      </w:r>
      <w:proofErr w:type="spellEnd"/>
      <w:r>
        <w:rPr>
          <w:rFonts w:cstheme="majorHAnsi"/>
        </w:rPr>
        <w:t xml:space="preserve"> HLS en lenguaje C++.</w:t>
      </w:r>
    </w:p>
    <w:p w14:paraId="5CC55C61" w14:textId="77777777" w:rsidR="00082113" w:rsidRPr="002A56F2" w:rsidRDefault="00082113" w:rsidP="00082113">
      <w:pPr>
        <w:rPr>
          <w:rFonts w:cstheme="majorHAnsi"/>
        </w:rPr>
      </w:pPr>
    </w:p>
    <w:p w14:paraId="6C00B5CC" w14:textId="724B344A" w:rsidR="00953B0E" w:rsidRDefault="00487453" w:rsidP="00953B0E">
      <w:pPr>
        <w:pStyle w:val="subt2"/>
      </w:pPr>
      <w:bookmarkStart w:id="134" w:name="_Toc159948285"/>
      <w:r>
        <w:lastRenderedPageBreak/>
        <w:t>Implementación final del filtro FIR en HLS</w:t>
      </w:r>
      <w:bookmarkEnd w:id="134"/>
    </w:p>
    <w:p w14:paraId="66407773" w14:textId="2E82D3B6" w:rsidR="00487453" w:rsidRDefault="00487453" w:rsidP="00487453">
      <w:pPr>
        <w:pStyle w:val="Normal1"/>
      </w:pPr>
      <w:r>
        <w:t xml:space="preserve">Los coeficientes calculados por la función fir1() se han exportado a un fichero </w:t>
      </w:r>
      <w:proofErr w:type="spellStart"/>
      <w:r w:rsidRPr="008A558A">
        <w:rPr>
          <w:rFonts w:ascii="Consolas" w:hAnsi="Consolas" w:cstheme="minorHAnsi"/>
        </w:rPr>
        <w:t>config.h</w:t>
      </w:r>
      <w:proofErr w:type="spellEnd"/>
      <w:r>
        <w:t xml:space="preserve"> de C++ para instanciarlos en el código del filtro. En el mismo fichero, a partir de la librería “</w:t>
      </w:r>
      <w:proofErr w:type="spellStart"/>
      <w:r w:rsidRPr="008A558A">
        <w:rPr>
          <w:rFonts w:ascii="Consolas" w:hAnsi="Consolas" w:cstheme="minorHAnsi"/>
        </w:rPr>
        <w:t>ap_fixed.h</w:t>
      </w:r>
      <w:proofErr w:type="spellEnd"/>
      <w:r>
        <w:rPr>
          <w:i/>
          <w:iCs/>
        </w:rPr>
        <w:t>”,</w:t>
      </w:r>
      <w:r>
        <w:t xml:space="preserve"> también se han definido los tipos de datos que se van a usar para cuantificar las variables en coma fija. Otros parámetros como el tamaño del filtro también se definen en el mismo fichero, de esta forma solo habrá que modificar las definiciones en el archivo de configuración en caso de rediseñar el filtro FIR con otras características.</w:t>
      </w:r>
    </w:p>
    <w:p w14:paraId="5233685E" w14:textId="77777777" w:rsidR="00487453" w:rsidRDefault="00487453" w:rsidP="00487453">
      <w:pPr>
        <w:pStyle w:val="Normal1"/>
      </w:pPr>
    </w:p>
    <w:p w14:paraId="1937C614" w14:textId="77777777" w:rsidR="00487453" w:rsidRDefault="00487453" w:rsidP="00487453">
      <w:pPr>
        <w:pStyle w:val="Normal1"/>
      </w:pPr>
      <w:r>
        <w:t xml:space="preserve">El código en C que describe el comportamiento del filtro está encapsulado en una función llamada </w:t>
      </w:r>
      <w:commentRangeStart w:id="135"/>
      <w:proofErr w:type="spellStart"/>
      <w:r w:rsidRPr="008A558A">
        <w:rPr>
          <w:rFonts w:ascii="Consolas" w:hAnsi="Consolas" w:cstheme="minorHAnsi"/>
        </w:rPr>
        <w:t>FIR_filter</w:t>
      </w:r>
      <w:commentRangeEnd w:id="135"/>
      <w:proofErr w:type="spellEnd"/>
      <w:r w:rsidR="00DE49F6" w:rsidRPr="008A558A">
        <w:rPr>
          <w:rFonts w:ascii="Consolas" w:hAnsi="Consolas" w:cstheme="minorHAnsi"/>
        </w:rPr>
        <w:commentReference w:id="135"/>
      </w:r>
      <w:r w:rsidRPr="008A558A">
        <w:t>,</w:t>
      </w:r>
      <w:r>
        <w:t xml:space="preserve"> que está declarada en el archivo de encabezado </w:t>
      </w:r>
      <w:proofErr w:type="spellStart"/>
      <w:r w:rsidRPr="008A558A">
        <w:rPr>
          <w:rFonts w:ascii="Consolas" w:hAnsi="Consolas" w:cstheme="minorHAnsi"/>
        </w:rPr>
        <w:t>FIR.h</w:t>
      </w:r>
      <w:proofErr w:type="spellEnd"/>
      <w:r>
        <w:t xml:space="preserve"> como una función sin retorno, con un parámetro de entrada representando las muestras de la señal EMG, y un parámetro de salida que corresponde a las muestras de la envolvente calculada.</w:t>
      </w:r>
    </w:p>
    <w:p w14:paraId="0BB69E46" w14:textId="77777777" w:rsidR="00487453" w:rsidRDefault="00487453" w:rsidP="00487453">
      <w:pPr>
        <w:pStyle w:val="Normal1"/>
      </w:pPr>
    </w:p>
    <w:p w14:paraId="77E28EF6" w14:textId="77777777" w:rsidR="00487453" w:rsidRDefault="00487453" w:rsidP="00487453">
      <w:pPr>
        <w:pStyle w:val="Normal1"/>
      </w:pPr>
      <w:r>
        <w:t>La definición del filtro se encuentra en el archivo FIR.cpp y se compone de dos partes fácilmente diferenciables:</w:t>
      </w:r>
    </w:p>
    <w:p w14:paraId="499361A9" w14:textId="77777777" w:rsidR="00487453" w:rsidRDefault="00487453" w:rsidP="00487453">
      <w:pPr>
        <w:pStyle w:val="Normal1"/>
      </w:pPr>
    </w:p>
    <w:p w14:paraId="3616789F" w14:textId="77777777" w:rsidR="00487453" w:rsidRDefault="00487453" w:rsidP="00487453">
      <w:pPr>
        <w:pStyle w:val="Normal1"/>
        <w:numPr>
          <w:ilvl w:val="0"/>
          <w:numId w:val="16"/>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171E38A4" w14:textId="77777777" w:rsidR="00487453" w:rsidRDefault="00487453" w:rsidP="00487453">
      <w:pPr>
        <w:pStyle w:val="Normal1"/>
        <w:numPr>
          <w:ilvl w:val="0"/>
          <w:numId w:val="16"/>
        </w:numPr>
        <w:ind w:left="426" w:hanging="426"/>
      </w:pPr>
      <w:r>
        <w:t xml:space="preserve">La segunda parte del filtro está compuesta por un bucle de operaciones de suma y multiplicación para calcular la salida. En este bucle, se realizan las operaciones necesarias sobre los datos almacenados en el registro de desplazamiento para obtener la salida del filtro. </w:t>
      </w:r>
    </w:p>
    <w:p w14:paraId="7D6FACFD" w14:textId="77777777" w:rsidR="00487453" w:rsidRDefault="00487453" w:rsidP="00487453">
      <w:pPr>
        <w:pStyle w:val="Normal1"/>
      </w:pPr>
    </w:p>
    <w:p w14:paraId="404C55B4" w14:textId="77777777" w:rsidR="00487453" w:rsidRDefault="00487453" w:rsidP="00487453">
      <w:pPr>
        <w:pStyle w:val="Normal1"/>
      </w:pPr>
      <w:r>
        <w:t xml:space="preserve">Además, tanto la entrada de muestras de la señal EMG como la salida de muestras de la envolvente se han definido como puertos de entrada y salida del protocolo AXI </w:t>
      </w:r>
      <w:proofErr w:type="spellStart"/>
      <w:r>
        <w:t>Stream</w:t>
      </w:r>
      <w:proofErr w:type="spellEnd"/>
      <w:r>
        <w:t xml:space="preserve"> </w:t>
      </w:r>
      <w:r w:rsidRPr="00487453">
        <w:rPr>
          <w:i/>
          <w:iCs/>
        </w:rPr>
        <w:t>(</w:t>
      </w:r>
      <w:proofErr w:type="spellStart"/>
      <w:r w:rsidRPr="00487453">
        <w:rPr>
          <w:i/>
          <w:iCs/>
        </w:rPr>
        <w:t>Advanced</w:t>
      </w:r>
      <w:proofErr w:type="spellEnd"/>
      <w:r w:rsidRPr="00487453">
        <w:rPr>
          <w:i/>
          <w:iCs/>
        </w:rPr>
        <w:t xml:space="preserve"> </w:t>
      </w:r>
      <w:proofErr w:type="spellStart"/>
      <w:r w:rsidRPr="00487453">
        <w:rPr>
          <w:i/>
          <w:iCs/>
        </w:rPr>
        <w:t>eXtensible</w:t>
      </w:r>
      <w:proofErr w:type="spellEnd"/>
      <w:r w:rsidRPr="00487453">
        <w:rPr>
          <w:i/>
          <w:iCs/>
        </w:rPr>
        <w:t xml:space="preserve"> </w:t>
      </w:r>
      <w:proofErr w:type="gramStart"/>
      <w:r w:rsidRPr="00487453">
        <w:rPr>
          <w:i/>
          <w:iCs/>
        </w:rPr>
        <w:t>Interface</w:t>
      </w:r>
      <w:proofErr w:type="gramEnd"/>
      <w:r>
        <w:t xml:space="preserve">) mediante directivas específicas de </w:t>
      </w:r>
      <w:proofErr w:type="spellStart"/>
      <w:r>
        <w:t>Vitis</w:t>
      </w:r>
      <w:proofErr w:type="spellEnd"/>
      <w:r>
        <w:t xml:space="preserve"> HLS. Esto permitirá una integración más sencilla en el sistema completo y una conexión sincronizada con los demás módulos.</w:t>
      </w:r>
    </w:p>
    <w:p w14:paraId="4B80B487" w14:textId="77777777" w:rsidR="00487453" w:rsidRDefault="00487453" w:rsidP="00487453">
      <w:pPr>
        <w:pStyle w:val="Normal1"/>
      </w:pPr>
    </w:p>
    <w:p w14:paraId="239A8C97" w14:textId="3D263068" w:rsidR="00487453" w:rsidRDefault="00487453" w:rsidP="00487453">
      <w:pPr>
        <w:pStyle w:val="Normal1"/>
      </w:pPr>
      <w:r w:rsidRPr="00FF7C68">
        <w:t xml:space="preserve">Para verificar el funcionamiento del modelo en C, se ha creado un </w:t>
      </w:r>
      <w:proofErr w:type="spellStart"/>
      <w:r w:rsidRPr="00487453">
        <w:rPr>
          <w:i/>
          <w:iCs/>
        </w:rPr>
        <w:t>testbench</w:t>
      </w:r>
      <w:proofErr w:type="spellEnd"/>
      <w:r w:rsidRPr="00FF7C68">
        <w:t xml:space="preserve"> que realiza llamadas a la función </w:t>
      </w:r>
      <w:proofErr w:type="spellStart"/>
      <w:r w:rsidRPr="008A558A">
        <w:rPr>
          <w:rFonts w:ascii="Consolas" w:hAnsi="Consolas" w:cstheme="minorHAnsi"/>
          <w:i/>
          <w:iCs/>
        </w:rPr>
        <w:t>FIR_filter</w:t>
      </w:r>
      <w:proofErr w:type="spellEnd"/>
      <w:r w:rsidRPr="00FF7C68">
        <w:t xml:space="preserve"> con datos reales obtenidos de la base de datos</w:t>
      </w:r>
      <w:r>
        <w:t xml:space="preserve"> [</w:t>
      </w:r>
      <w:hyperlink w:anchor="biblio" w:history="1">
        <w:r w:rsidR="00EA7409">
          <w:rPr>
            <w:rStyle w:val="Hipervnculo"/>
            <w:color w:val="auto"/>
            <w:u w:val="none"/>
          </w:rPr>
          <w:t>6</w:t>
        </w:r>
      </w:hyperlink>
      <w:r>
        <w:t>]</w:t>
      </w:r>
      <w:r w:rsidRPr="00FF7C68">
        <w:t xml:space="preserve"> mencionada anteriormente. La salida del filtro generada por la función se compara con los resultados del modelo implementado en Matlab. </w:t>
      </w:r>
      <w:del w:id="136" w:author="alex lopez" w:date="2024-02-27T17:19:00Z">
        <w:r w:rsidRPr="00FF7C68" w:rsidDel="00893F55">
          <w:delText>Estos resultados en Matlab, a su vez, han sido previamente verificados mediante la comparación con la envolvente de referencia proporcionada en la misma base de datos.</w:delText>
        </w:r>
      </w:del>
    </w:p>
    <w:p w14:paraId="7B1045C2" w14:textId="77777777" w:rsidR="00487453" w:rsidRDefault="00487453" w:rsidP="00487453">
      <w:pPr>
        <w:pStyle w:val="Normal1"/>
      </w:pPr>
    </w:p>
    <w:p w14:paraId="3A511990" w14:textId="701FCE00" w:rsidR="00487453" w:rsidRDefault="00487453" w:rsidP="00487453">
      <w:pPr>
        <w:pStyle w:val="Normal1"/>
      </w:pPr>
      <w:r>
        <w:t>La razón por la que no se ha comparado directamente con la envolvente de la base de datos es que no se tiene conocimiento sobre la implementación ni la cuantificación utilizada para adquirirla</w:t>
      </w:r>
      <w:ins w:id="137" w:author="alex lopez" w:date="2024-02-27T17:21:00Z">
        <w:r w:rsidR="00893F55">
          <w:t>,</w:t>
        </w:r>
      </w:ins>
      <w:ins w:id="138" w:author="alex lopez" w:date="2024-02-27T17:19:00Z">
        <w:r w:rsidR="00893F55">
          <w:t xml:space="preserve"> además</w:t>
        </w:r>
      </w:ins>
      <w:ins w:id="139" w:author="alex lopez" w:date="2024-02-27T17:21:00Z">
        <w:r w:rsidR="00893F55">
          <w:t>,</w:t>
        </w:r>
      </w:ins>
      <w:ins w:id="140" w:author="alex lopez" w:date="2024-02-27T17:19:00Z">
        <w:r w:rsidR="00893F55">
          <w:t xml:space="preserve"> </w:t>
        </w:r>
      </w:ins>
      <w:proofErr w:type="gramStart"/>
      <w:ins w:id="141" w:author="alex lopez" w:date="2024-02-27T17:21:00Z">
        <w:r w:rsidR="00893F55">
          <w:t xml:space="preserve">las señales procesadas de la base de datos </w:t>
        </w:r>
      </w:ins>
      <w:ins w:id="142" w:author="alex lopez" w:date="2024-02-27T17:19:00Z">
        <w:r w:rsidR="00893F55">
          <w:t>no corresponde</w:t>
        </w:r>
        <w:proofErr w:type="gramEnd"/>
        <w:r w:rsidR="00893F55">
          <w:t xml:space="preserve"> </w:t>
        </w:r>
      </w:ins>
      <w:ins w:id="143" w:author="alex lopez" w:date="2024-02-27T17:22:00Z">
        <w:r w:rsidR="00893F55">
          <w:t>a las</w:t>
        </w:r>
      </w:ins>
      <w:ins w:id="144" w:author="alex lopez" w:date="2024-02-27T17:20:00Z">
        <w:r w:rsidR="00893F55">
          <w:t xml:space="preserve"> señales en crudo de la misma </w:t>
        </w:r>
      </w:ins>
      <w:ins w:id="145" w:author="alex lopez" w:date="2024-02-27T17:21:00Z">
        <w:r w:rsidR="00893F55">
          <w:t xml:space="preserve">BB.DD, </w:t>
        </w:r>
      </w:ins>
      <w:ins w:id="146" w:author="alex lopez" w:date="2024-02-27T17:20:00Z">
        <w:r w:rsidR="00893F55">
          <w:t xml:space="preserve">si no a zancadas </w:t>
        </w:r>
      </w:ins>
      <w:ins w:id="147" w:author="alex lopez" w:date="2024-02-27T17:21:00Z">
        <w:r w:rsidR="00893F55">
          <w:t>aisladas efectuadas en una plataforma</w:t>
        </w:r>
      </w:ins>
      <w:ins w:id="148" w:author="alex lopez" w:date="2024-02-27T17:22:00Z">
        <w:r w:rsidR="00893F55">
          <w:t xml:space="preserve"> de fuerza</w:t>
        </w:r>
      </w:ins>
      <w:r>
        <w:t xml:space="preserve">. </w:t>
      </w:r>
      <w:del w:id="149" w:author="alex lopez" w:date="2024-02-27T17:25:00Z">
        <w:r w:rsidDel="00893F55">
          <w:delText xml:space="preserve">Por ello se optó por realizar una primera aproximación en Matlab. </w:delText>
        </w:r>
      </w:del>
      <w:del w:id="150" w:author="alex lopez" w:date="2024-02-27T17:23:00Z">
        <w:r w:rsidDel="00893F55">
          <w:delText>Este enfoque permitió evaluar si el planteamiento del filtro en coma fija podía generar resultados similares para una misma entrada de datos.</w:delText>
        </w:r>
      </w:del>
    </w:p>
    <w:p w14:paraId="544E8D57" w14:textId="6C1CF1BE" w:rsidR="00487453" w:rsidDel="0079461E" w:rsidRDefault="00487453" w:rsidP="00487453">
      <w:pPr>
        <w:pStyle w:val="Normal1"/>
        <w:rPr>
          <w:del w:id="151" w:author="alex lopez" w:date="2024-02-20T00:07:00Z"/>
        </w:rPr>
      </w:pPr>
    </w:p>
    <w:p w14:paraId="64912F40" w14:textId="3EDF568E" w:rsidR="00487453" w:rsidDel="00893F55" w:rsidRDefault="00487453" w:rsidP="00487453">
      <w:pPr>
        <w:pStyle w:val="Normal1"/>
        <w:rPr>
          <w:del w:id="152" w:author="alex lopez" w:date="2024-02-27T17:25:00Z"/>
          <w:noProof/>
        </w:rPr>
      </w:pPr>
      <w:del w:id="153" w:author="alex lopez" w:date="2024-02-27T17:25:00Z">
        <w:r w:rsidDel="00893F55">
          <w:delText>Una vez comprobada la viabilidad del filtro en Matlab, se procedió a trasladar la implementación a HLS para su síntesis en lenguaje de descripción de hardware. En este punto, el modelo de Matlab se convierte en la referencia con la que se compararía el filtro de HLS.</w:delText>
        </w:r>
      </w:del>
    </w:p>
    <w:p w14:paraId="30CE92A0" w14:textId="77777777" w:rsidR="00487453" w:rsidRDefault="00487453" w:rsidP="00487453">
      <w:pPr>
        <w:pStyle w:val="Normal1"/>
        <w:rPr>
          <w:noProof/>
        </w:rPr>
      </w:pPr>
    </w:p>
    <w:p w14:paraId="7FDBDEEF" w14:textId="77777777" w:rsidR="00487453" w:rsidRDefault="00487453" w:rsidP="00487453">
      <w:pPr>
        <w:pStyle w:val="subt2"/>
      </w:pPr>
      <w:bookmarkStart w:id="154" w:name="_Toc159948286"/>
      <w:r>
        <w:t>Resultados de la síntesis y verificación del filtro FIR en HLS</w:t>
      </w:r>
      <w:bookmarkEnd w:id="154"/>
    </w:p>
    <w:p w14:paraId="14318F77" w14:textId="57ECDEB1" w:rsidR="00487453" w:rsidRPr="0016773A" w:rsidRDefault="00487453" w:rsidP="00953B0E">
      <w:pPr>
        <w:pStyle w:val="Normal1"/>
        <w:sectPr w:rsidR="00487453" w:rsidRPr="0016773A" w:rsidSect="00434434">
          <w:headerReference w:type="default" r:id="rId50"/>
          <w:type w:val="continuous"/>
          <w:pgSz w:w="11906" w:h="16838"/>
          <w:pgMar w:top="238" w:right="1418" w:bottom="1418" w:left="1418" w:header="709" w:footer="709" w:gutter="0"/>
          <w:cols w:space="708"/>
          <w:titlePg/>
          <w:docGrid w:linePitch="360"/>
        </w:sectPr>
      </w:pPr>
      <w:r>
        <w:t>En este apartado se muestran cuáles han sido los resultados de latencia y consumo de los recursos más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1FF4400A" w14:textId="77777777" w:rsidR="00487453" w:rsidRDefault="00487453" w:rsidP="00487453">
      <w:pPr>
        <w:pStyle w:val="Normal1"/>
        <w:rPr>
          <w:noProof/>
        </w:rPr>
      </w:pPr>
    </w:p>
    <w:p w14:paraId="5D0A72C5" w14:textId="2A741639" w:rsidR="001662B8" w:rsidRDefault="00487453" w:rsidP="001662B8">
      <w:pPr>
        <w:pStyle w:val="Normal1"/>
        <w:rPr>
          <w:noProof/>
        </w:rPr>
      </w:pPr>
      <w:r>
        <w:rPr>
          <w:noProof/>
        </w:rPr>
        <w:t>En una primera síntesis sin aplicar directivas de usuario</w:t>
      </w:r>
      <w:r w:rsidR="00713476">
        <w:rPr>
          <w:noProof/>
        </w:rPr>
        <w:t>,</w:t>
      </w:r>
      <w:r>
        <w:rPr>
          <w:noProof/>
        </w:rPr>
        <w:t xml:space="preserve"> se observa </w:t>
      </w:r>
      <w:r w:rsidR="00FF5266">
        <w:rPr>
          <w:noProof/>
        </w:rPr>
        <w:t>una latencia estimada de 1410 ns que</w:t>
      </w:r>
      <w:r>
        <w:rPr>
          <w:noProof/>
        </w:rPr>
        <w:t xml:space="preserve"> </w:t>
      </w:r>
      <w:r w:rsidR="00713476">
        <w:rPr>
          <w:noProof/>
        </w:rPr>
        <w:t xml:space="preserve">es bastante menor que los 125 </w:t>
      </w:r>
      <w:r w:rsidR="00D54EA0">
        <w:rPr>
          <w:rFonts w:cstheme="majorHAnsi"/>
          <w:noProof/>
        </w:rPr>
        <w:t>µ</w:t>
      </w:r>
      <w:r w:rsidR="00713476">
        <w:rPr>
          <w:noProof/>
        </w:rPr>
        <w:t>s dados por la ecuación (</w:t>
      </w:r>
      <w:hyperlink w:anchor="ec6" w:history="1">
        <w:r w:rsidR="00713476" w:rsidRPr="00665968">
          <w:t>6</w:t>
        </w:r>
      </w:hyperlink>
      <w:r w:rsidR="00713476">
        <w:rPr>
          <w:noProof/>
        </w:rPr>
        <w:t>). Además, el programa ha optimizado por si mismo los bucles del registro de desplazamiento y del acumulador aplicando un pipeline a cada uno de ellos</w:t>
      </w:r>
      <w:r w:rsidR="0079461E">
        <w:rPr>
          <w:noProof/>
        </w:rPr>
        <w:t xml:space="preserve">. </w:t>
      </w:r>
      <w:r w:rsidR="001662B8" w:rsidRPr="001662B8">
        <w:rPr>
          <w:noProof/>
        </w:rPr>
        <w:t>En cuanto al área, el consumo de FF (Flip-Flops) y LUTs es muy bajo. La cantidad de FF necesaria es mucho menor del 1% del total presente en la FPGA, al igual que ocurre con las LUTs, que apenas utilizan un 2% del total. Además, gracias a la cuantificación</w:t>
      </w:r>
      <w:r w:rsidR="001662B8">
        <w:rPr>
          <w:i/>
          <w:iCs/>
          <w:noProof/>
        </w:rPr>
        <w:t xml:space="preserve"> utilizada</w:t>
      </w:r>
      <w:r w:rsidR="001662B8" w:rsidRPr="001662B8">
        <w:rPr>
          <w:noProof/>
        </w:rPr>
        <w:t xml:space="preserve">, es posible implementar el diseño con solo un bloque DSP, de los </w:t>
      </w:r>
      <w:r w:rsidR="001662B8">
        <w:rPr>
          <w:i/>
          <w:iCs/>
          <w:noProof/>
        </w:rPr>
        <w:t xml:space="preserve">80 </w:t>
      </w:r>
      <w:r w:rsidR="001662B8" w:rsidRPr="001662B8">
        <w:rPr>
          <w:noProof/>
        </w:rPr>
        <w:t xml:space="preserve">disponibles en la FPGA. Por otra parte, la memoria BRAM que aparece se utiliza para almacenar </w:t>
      </w:r>
      <w:r w:rsidR="00FF5266">
        <w:rPr>
          <w:noProof/>
        </w:rPr>
        <w:t xml:space="preserve">las muestras del registro de desplazamiento, mientras que los coeficientes de los </w:t>
      </w:r>
      <w:r w:rsidR="001662B8" w:rsidRPr="001662B8">
        <w:rPr>
          <w:noProof/>
        </w:rPr>
        <w:t>.</w:t>
      </w:r>
    </w:p>
    <w:p w14:paraId="0C62702F" w14:textId="77777777" w:rsidR="001662B8" w:rsidRPr="001662B8" w:rsidRDefault="001662B8" w:rsidP="001662B8">
      <w:pPr>
        <w:pStyle w:val="Normal1"/>
        <w:rPr>
          <w:noProof/>
        </w:rPr>
      </w:pPr>
    </w:p>
    <w:p w14:paraId="6565A3A6" w14:textId="641001EB" w:rsidR="0079461E" w:rsidRDefault="0079461E" w:rsidP="0079461E">
      <w:pPr>
        <w:pStyle w:val="Descripcin"/>
        <w:jc w:val="center"/>
      </w:pPr>
      <w:bookmarkStart w:id="155" w:name="_Toc159795925"/>
      <w:r>
        <w:t xml:space="preserve">Tabla </w:t>
      </w:r>
      <w:r w:rsidR="00665968">
        <w:t>4</w:t>
      </w:r>
      <w:r>
        <w:t>: Resultados de área y latencia de la síntesis sin directivas.</w:t>
      </w:r>
      <w:bookmarkEnd w:id="155"/>
    </w:p>
    <w:tbl>
      <w:tblPr>
        <w:tblW w:w="9947" w:type="dxa"/>
        <w:tblInd w:w="-596" w:type="dxa"/>
        <w:tblCellMar>
          <w:left w:w="70" w:type="dxa"/>
          <w:right w:w="70" w:type="dxa"/>
        </w:tblCellMar>
        <w:tblLook w:val="04A0" w:firstRow="1" w:lastRow="0" w:firstColumn="1" w:lastColumn="0" w:noHBand="0" w:noVBand="1"/>
      </w:tblPr>
      <w:tblGrid>
        <w:gridCol w:w="2426"/>
        <w:gridCol w:w="1003"/>
        <w:gridCol w:w="1014"/>
        <w:gridCol w:w="735"/>
        <w:gridCol w:w="785"/>
        <w:gridCol w:w="852"/>
        <w:gridCol w:w="869"/>
        <w:gridCol w:w="2263"/>
      </w:tblGrid>
      <w:tr w:rsidR="00040BAB" w:rsidRPr="0079461E" w14:paraId="17FCC3E6" w14:textId="77777777" w:rsidTr="00040BAB">
        <w:trPr>
          <w:trHeight w:val="738"/>
        </w:trPr>
        <w:tc>
          <w:tcPr>
            <w:tcW w:w="2426"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18A1D524" w14:textId="77777777" w:rsidR="00040BAB" w:rsidRPr="0079461E" w:rsidRDefault="00040BAB" w:rsidP="0079461E">
            <w:pPr>
              <w:spacing w:line="240" w:lineRule="auto"/>
              <w:jc w:val="center"/>
              <w:rPr>
                <w:rFonts w:ascii="Calibri" w:eastAsia="Times New Roman" w:hAnsi="Calibri" w:cs="Calibri"/>
                <w:color w:val="000000"/>
                <w:lang w:eastAsia="es-ES"/>
              </w:rPr>
            </w:pPr>
            <w:bookmarkStart w:id="156" w:name="tb4"/>
            <w:r w:rsidRPr="0079461E">
              <w:rPr>
                <w:rFonts w:ascii="Calibri" w:eastAsia="Times New Roman" w:hAnsi="Calibri" w:cs="Calibri"/>
                <w:color w:val="000000"/>
                <w:lang w:eastAsia="es-ES"/>
              </w:rPr>
              <w:t>Módulos y bucles</w:t>
            </w:r>
          </w:p>
        </w:tc>
        <w:tc>
          <w:tcPr>
            <w:tcW w:w="1003" w:type="dxa"/>
            <w:tcBorders>
              <w:top w:val="single" w:sz="4" w:space="0" w:color="auto"/>
              <w:left w:val="nil"/>
              <w:bottom w:val="single" w:sz="4" w:space="0" w:color="auto"/>
              <w:right w:val="single" w:sz="4" w:space="0" w:color="auto"/>
            </w:tcBorders>
            <w:shd w:val="clear" w:color="000000" w:fill="ED7D31"/>
            <w:vAlign w:val="center"/>
            <w:hideMark/>
          </w:tcPr>
          <w:p w14:paraId="137A79A2"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(ciclos)</w:t>
            </w:r>
          </w:p>
        </w:tc>
        <w:tc>
          <w:tcPr>
            <w:tcW w:w="1014" w:type="dxa"/>
            <w:tcBorders>
              <w:top w:val="single" w:sz="4" w:space="0" w:color="auto"/>
              <w:left w:val="nil"/>
              <w:bottom w:val="single" w:sz="4" w:space="0" w:color="auto"/>
              <w:right w:val="single" w:sz="4" w:space="0" w:color="auto"/>
            </w:tcBorders>
            <w:shd w:val="clear" w:color="000000" w:fill="ED7D31"/>
            <w:vAlign w:val="center"/>
            <w:hideMark/>
          </w:tcPr>
          <w:p w14:paraId="5C98EE21"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c>
          <w:tcPr>
            <w:tcW w:w="735" w:type="dxa"/>
            <w:tcBorders>
              <w:top w:val="single" w:sz="4" w:space="0" w:color="auto"/>
              <w:left w:val="nil"/>
              <w:bottom w:val="single" w:sz="4" w:space="0" w:color="auto"/>
              <w:right w:val="single" w:sz="4" w:space="0" w:color="auto"/>
            </w:tcBorders>
            <w:shd w:val="clear" w:color="000000" w:fill="ED7D31"/>
            <w:vAlign w:val="center"/>
            <w:hideMark/>
          </w:tcPr>
          <w:p w14:paraId="41DEDB9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BRAM</w:t>
            </w:r>
          </w:p>
        </w:tc>
        <w:tc>
          <w:tcPr>
            <w:tcW w:w="785" w:type="dxa"/>
            <w:tcBorders>
              <w:top w:val="single" w:sz="4" w:space="0" w:color="auto"/>
              <w:left w:val="nil"/>
              <w:bottom w:val="single" w:sz="4" w:space="0" w:color="auto"/>
              <w:right w:val="single" w:sz="4" w:space="0" w:color="auto"/>
            </w:tcBorders>
            <w:shd w:val="clear" w:color="000000" w:fill="ED7D31"/>
            <w:vAlign w:val="center"/>
            <w:hideMark/>
          </w:tcPr>
          <w:p w14:paraId="1D9A8513"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DSP</w:t>
            </w:r>
          </w:p>
        </w:tc>
        <w:tc>
          <w:tcPr>
            <w:tcW w:w="852" w:type="dxa"/>
            <w:tcBorders>
              <w:top w:val="single" w:sz="4" w:space="0" w:color="auto"/>
              <w:left w:val="nil"/>
              <w:bottom w:val="single" w:sz="4" w:space="0" w:color="auto"/>
              <w:right w:val="single" w:sz="4" w:space="0" w:color="auto"/>
            </w:tcBorders>
            <w:shd w:val="clear" w:color="000000" w:fill="ED7D31"/>
            <w:vAlign w:val="center"/>
            <w:hideMark/>
          </w:tcPr>
          <w:p w14:paraId="4BEFE83E"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FF</w:t>
            </w:r>
          </w:p>
        </w:tc>
        <w:tc>
          <w:tcPr>
            <w:tcW w:w="869" w:type="dxa"/>
            <w:tcBorders>
              <w:top w:val="single" w:sz="4" w:space="0" w:color="auto"/>
              <w:left w:val="nil"/>
              <w:bottom w:val="single" w:sz="4" w:space="0" w:color="auto"/>
              <w:right w:val="single" w:sz="4" w:space="0" w:color="auto"/>
            </w:tcBorders>
            <w:shd w:val="clear" w:color="000000" w:fill="ED7D31"/>
            <w:vAlign w:val="center"/>
            <w:hideMark/>
          </w:tcPr>
          <w:p w14:paraId="4DAD7128"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LUT</w:t>
            </w:r>
          </w:p>
        </w:tc>
        <w:tc>
          <w:tcPr>
            <w:tcW w:w="2263" w:type="dxa"/>
            <w:tcBorders>
              <w:top w:val="single" w:sz="4" w:space="0" w:color="auto"/>
              <w:left w:val="nil"/>
              <w:bottom w:val="single" w:sz="4" w:space="0" w:color="auto"/>
              <w:right w:val="single" w:sz="4" w:space="0" w:color="auto"/>
            </w:tcBorders>
            <w:shd w:val="clear" w:color="000000" w:fill="ED7D31"/>
            <w:vAlign w:val="center"/>
            <w:hideMark/>
          </w:tcPr>
          <w:p w14:paraId="11DAF52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Periodo de reloj mínimo estimado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r>
      <w:tr w:rsidR="00040BAB" w:rsidRPr="0079461E" w14:paraId="7445E42E" w14:textId="77777777" w:rsidTr="00040BAB">
        <w:trPr>
          <w:trHeight w:val="630"/>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40E6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Total</w:t>
            </w:r>
          </w:p>
        </w:tc>
        <w:tc>
          <w:tcPr>
            <w:tcW w:w="1003" w:type="dxa"/>
            <w:tcBorders>
              <w:top w:val="nil"/>
              <w:left w:val="nil"/>
              <w:bottom w:val="single" w:sz="4" w:space="0" w:color="auto"/>
              <w:right w:val="single" w:sz="4" w:space="0" w:color="auto"/>
            </w:tcBorders>
            <w:shd w:val="clear" w:color="auto" w:fill="auto"/>
            <w:noWrap/>
            <w:vAlign w:val="center"/>
            <w:hideMark/>
          </w:tcPr>
          <w:p w14:paraId="6BD9093D"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141</w:t>
            </w:r>
          </w:p>
        </w:tc>
        <w:tc>
          <w:tcPr>
            <w:tcW w:w="1014" w:type="dxa"/>
            <w:tcBorders>
              <w:top w:val="nil"/>
              <w:left w:val="nil"/>
              <w:bottom w:val="single" w:sz="4" w:space="0" w:color="auto"/>
              <w:right w:val="single" w:sz="4" w:space="0" w:color="auto"/>
            </w:tcBorders>
            <w:shd w:val="clear" w:color="auto" w:fill="auto"/>
            <w:noWrap/>
            <w:vAlign w:val="center"/>
            <w:hideMark/>
          </w:tcPr>
          <w:p w14:paraId="00444D1E" w14:textId="07CB5952" w:rsidR="00040BAB" w:rsidRPr="0079461E" w:rsidRDefault="006F4116" w:rsidP="0079461E">
            <w:pPr>
              <w:spacing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1410</w:t>
            </w:r>
          </w:p>
        </w:tc>
        <w:tc>
          <w:tcPr>
            <w:tcW w:w="735" w:type="dxa"/>
            <w:tcBorders>
              <w:top w:val="nil"/>
              <w:left w:val="nil"/>
              <w:bottom w:val="single" w:sz="4" w:space="0" w:color="auto"/>
              <w:right w:val="single" w:sz="4" w:space="0" w:color="auto"/>
            </w:tcBorders>
            <w:shd w:val="clear" w:color="auto" w:fill="auto"/>
            <w:noWrap/>
            <w:vAlign w:val="center"/>
            <w:hideMark/>
          </w:tcPr>
          <w:p w14:paraId="74FCE35E"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150BBEDC" w14:textId="7A71A611"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785" w:type="dxa"/>
            <w:tcBorders>
              <w:top w:val="nil"/>
              <w:left w:val="nil"/>
              <w:bottom w:val="single" w:sz="4" w:space="0" w:color="auto"/>
              <w:right w:val="single" w:sz="4" w:space="0" w:color="auto"/>
            </w:tcBorders>
            <w:shd w:val="clear" w:color="auto" w:fill="auto"/>
            <w:noWrap/>
            <w:vAlign w:val="center"/>
            <w:hideMark/>
          </w:tcPr>
          <w:p w14:paraId="741AC18B"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7EA5B823" w14:textId="76ECC3A6"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36961C1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199 (%0)</w:t>
            </w:r>
          </w:p>
        </w:tc>
        <w:tc>
          <w:tcPr>
            <w:tcW w:w="869" w:type="dxa"/>
            <w:tcBorders>
              <w:top w:val="nil"/>
              <w:left w:val="nil"/>
              <w:bottom w:val="single" w:sz="4" w:space="0" w:color="auto"/>
              <w:right w:val="single" w:sz="4" w:space="0" w:color="auto"/>
            </w:tcBorders>
            <w:shd w:val="clear" w:color="auto" w:fill="auto"/>
            <w:noWrap/>
            <w:vAlign w:val="center"/>
            <w:hideMark/>
          </w:tcPr>
          <w:p w14:paraId="37C05E1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516 (2%)</w:t>
            </w:r>
          </w:p>
        </w:tc>
        <w:tc>
          <w:tcPr>
            <w:tcW w:w="2263" w:type="dxa"/>
            <w:vMerge w:val="restart"/>
            <w:tcBorders>
              <w:top w:val="nil"/>
              <w:left w:val="single" w:sz="4" w:space="0" w:color="auto"/>
              <w:bottom w:val="single" w:sz="4" w:space="0" w:color="auto"/>
              <w:right w:val="single" w:sz="4" w:space="0" w:color="auto"/>
            </w:tcBorders>
            <w:shd w:val="clear" w:color="auto" w:fill="auto"/>
            <w:vAlign w:val="center"/>
            <w:hideMark/>
          </w:tcPr>
          <w:p w14:paraId="69E794D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6,508 ± 2,70</w:t>
            </w:r>
          </w:p>
        </w:tc>
      </w:tr>
      <w:tr w:rsidR="00040BAB" w:rsidRPr="0079461E" w14:paraId="7528D042" w14:textId="77777777" w:rsidTr="00040BAB">
        <w:trPr>
          <w:trHeight w:val="656"/>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F9E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Registro de desplazamiento</w:t>
            </w:r>
          </w:p>
        </w:tc>
        <w:tc>
          <w:tcPr>
            <w:tcW w:w="1003" w:type="dxa"/>
            <w:tcBorders>
              <w:top w:val="nil"/>
              <w:left w:val="nil"/>
              <w:bottom w:val="single" w:sz="4" w:space="0" w:color="auto"/>
              <w:right w:val="single" w:sz="4" w:space="0" w:color="auto"/>
            </w:tcBorders>
            <w:shd w:val="clear" w:color="auto" w:fill="auto"/>
            <w:noWrap/>
            <w:vAlign w:val="center"/>
            <w:hideMark/>
          </w:tcPr>
          <w:p w14:paraId="616DC91B"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w:t>
            </w:r>
          </w:p>
        </w:tc>
        <w:tc>
          <w:tcPr>
            <w:tcW w:w="1014" w:type="dxa"/>
            <w:tcBorders>
              <w:top w:val="nil"/>
              <w:left w:val="nil"/>
              <w:bottom w:val="single" w:sz="4" w:space="0" w:color="auto"/>
              <w:right w:val="single" w:sz="4" w:space="0" w:color="auto"/>
            </w:tcBorders>
            <w:shd w:val="clear" w:color="auto" w:fill="auto"/>
            <w:noWrap/>
            <w:vAlign w:val="center"/>
            <w:hideMark/>
          </w:tcPr>
          <w:p w14:paraId="4BC8FFD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w:t>
            </w:r>
          </w:p>
        </w:tc>
        <w:tc>
          <w:tcPr>
            <w:tcW w:w="735" w:type="dxa"/>
            <w:tcBorders>
              <w:top w:val="nil"/>
              <w:left w:val="nil"/>
              <w:bottom w:val="single" w:sz="4" w:space="0" w:color="auto"/>
              <w:right w:val="single" w:sz="4" w:space="0" w:color="auto"/>
            </w:tcBorders>
            <w:shd w:val="clear" w:color="auto" w:fill="auto"/>
            <w:noWrap/>
            <w:vAlign w:val="center"/>
            <w:hideMark/>
          </w:tcPr>
          <w:p w14:paraId="6382664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1C9A2A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0</w:t>
            </w:r>
          </w:p>
        </w:tc>
        <w:tc>
          <w:tcPr>
            <w:tcW w:w="852" w:type="dxa"/>
            <w:tcBorders>
              <w:top w:val="nil"/>
              <w:left w:val="nil"/>
              <w:bottom w:val="single" w:sz="4" w:space="0" w:color="auto"/>
              <w:right w:val="single" w:sz="4" w:space="0" w:color="auto"/>
            </w:tcBorders>
            <w:shd w:val="clear" w:color="auto" w:fill="auto"/>
            <w:noWrap/>
            <w:vAlign w:val="center"/>
            <w:hideMark/>
          </w:tcPr>
          <w:p w14:paraId="6152BFA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w:t>
            </w:r>
          </w:p>
        </w:tc>
        <w:tc>
          <w:tcPr>
            <w:tcW w:w="869" w:type="dxa"/>
            <w:tcBorders>
              <w:top w:val="nil"/>
              <w:left w:val="nil"/>
              <w:bottom w:val="single" w:sz="4" w:space="0" w:color="auto"/>
              <w:right w:val="single" w:sz="4" w:space="0" w:color="auto"/>
            </w:tcBorders>
            <w:shd w:val="clear" w:color="auto" w:fill="auto"/>
            <w:noWrap/>
            <w:vAlign w:val="center"/>
            <w:hideMark/>
          </w:tcPr>
          <w:p w14:paraId="3E8F0F3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62</w:t>
            </w:r>
          </w:p>
        </w:tc>
        <w:tc>
          <w:tcPr>
            <w:tcW w:w="2263" w:type="dxa"/>
            <w:vMerge/>
            <w:tcBorders>
              <w:top w:val="nil"/>
              <w:left w:val="single" w:sz="4" w:space="0" w:color="auto"/>
              <w:bottom w:val="single" w:sz="4" w:space="0" w:color="auto"/>
              <w:right w:val="single" w:sz="4" w:space="0" w:color="auto"/>
            </w:tcBorders>
            <w:vAlign w:val="center"/>
            <w:hideMark/>
          </w:tcPr>
          <w:p w14:paraId="11473E2C" w14:textId="77777777" w:rsidR="00040BAB" w:rsidRPr="0079461E" w:rsidRDefault="00040BAB" w:rsidP="0079461E">
            <w:pPr>
              <w:spacing w:line="240" w:lineRule="auto"/>
              <w:jc w:val="left"/>
              <w:rPr>
                <w:rFonts w:ascii="Calibri" w:eastAsia="Times New Roman" w:hAnsi="Calibri" w:cs="Calibri"/>
                <w:color w:val="000000"/>
                <w:lang w:eastAsia="es-ES"/>
              </w:rPr>
            </w:pPr>
          </w:p>
        </w:tc>
      </w:tr>
      <w:tr w:rsidR="00040BAB" w:rsidRPr="0079461E" w14:paraId="5577FE66" w14:textId="77777777" w:rsidTr="00040BAB">
        <w:trPr>
          <w:trHeight w:val="327"/>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A6F9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Acumulador</w:t>
            </w:r>
          </w:p>
        </w:tc>
        <w:tc>
          <w:tcPr>
            <w:tcW w:w="1003" w:type="dxa"/>
            <w:tcBorders>
              <w:top w:val="nil"/>
              <w:left w:val="nil"/>
              <w:bottom w:val="single" w:sz="4" w:space="0" w:color="auto"/>
              <w:right w:val="single" w:sz="4" w:space="0" w:color="auto"/>
            </w:tcBorders>
            <w:shd w:val="clear" w:color="auto" w:fill="auto"/>
            <w:noWrap/>
            <w:vAlign w:val="center"/>
            <w:hideMark/>
          </w:tcPr>
          <w:p w14:paraId="2628826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w:t>
            </w:r>
          </w:p>
        </w:tc>
        <w:tc>
          <w:tcPr>
            <w:tcW w:w="1014" w:type="dxa"/>
            <w:tcBorders>
              <w:top w:val="nil"/>
              <w:left w:val="nil"/>
              <w:bottom w:val="single" w:sz="4" w:space="0" w:color="auto"/>
              <w:right w:val="single" w:sz="4" w:space="0" w:color="auto"/>
            </w:tcBorders>
            <w:shd w:val="clear" w:color="auto" w:fill="auto"/>
            <w:noWrap/>
            <w:vAlign w:val="center"/>
            <w:hideMark/>
          </w:tcPr>
          <w:p w14:paraId="7B203F6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700</w:t>
            </w:r>
          </w:p>
        </w:tc>
        <w:tc>
          <w:tcPr>
            <w:tcW w:w="735" w:type="dxa"/>
            <w:tcBorders>
              <w:top w:val="nil"/>
              <w:left w:val="nil"/>
              <w:bottom w:val="single" w:sz="4" w:space="0" w:color="auto"/>
              <w:right w:val="single" w:sz="4" w:space="0" w:color="auto"/>
            </w:tcBorders>
            <w:shd w:val="clear" w:color="auto" w:fill="auto"/>
            <w:noWrap/>
            <w:vAlign w:val="center"/>
            <w:hideMark/>
          </w:tcPr>
          <w:p w14:paraId="2260F9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7D45E8E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7E04E7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151</w:t>
            </w:r>
          </w:p>
        </w:tc>
        <w:tc>
          <w:tcPr>
            <w:tcW w:w="869" w:type="dxa"/>
            <w:tcBorders>
              <w:top w:val="nil"/>
              <w:left w:val="nil"/>
              <w:bottom w:val="single" w:sz="4" w:space="0" w:color="auto"/>
              <w:right w:val="single" w:sz="4" w:space="0" w:color="auto"/>
            </w:tcBorders>
            <w:shd w:val="clear" w:color="auto" w:fill="auto"/>
            <w:noWrap/>
            <w:vAlign w:val="center"/>
            <w:hideMark/>
          </w:tcPr>
          <w:p w14:paraId="1D1F837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313</w:t>
            </w:r>
          </w:p>
        </w:tc>
        <w:tc>
          <w:tcPr>
            <w:tcW w:w="2263" w:type="dxa"/>
            <w:vMerge/>
            <w:tcBorders>
              <w:top w:val="nil"/>
              <w:left w:val="single" w:sz="4" w:space="0" w:color="auto"/>
              <w:bottom w:val="single" w:sz="4" w:space="0" w:color="auto"/>
              <w:right w:val="single" w:sz="4" w:space="0" w:color="auto"/>
            </w:tcBorders>
            <w:vAlign w:val="center"/>
            <w:hideMark/>
          </w:tcPr>
          <w:p w14:paraId="5D02F4D9" w14:textId="77777777" w:rsidR="00040BAB" w:rsidRPr="0079461E" w:rsidRDefault="00040BAB" w:rsidP="0079461E">
            <w:pPr>
              <w:spacing w:line="240" w:lineRule="auto"/>
              <w:jc w:val="left"/>
              <w:rPr>
                <w:rFonts w:ascii="Calibri" w:eastAsia="Times New Roman" w:hAnsi="Calibri" w:cs="Calibri"/>
                <w:color w:val="000000"/>
                <w:lang w:eastAsia="es-ES"/>
              </w:rPr>
            </w:pPr>
          </w:p>
        </w:tc>
      </w:tr>
      <w:bookmarkEnd w:id="156"/>
    </w:tbl>
    <w:p w14:paraId="33B3B2FE" w14:textId="77777777" w:rsidR="0079461E" w:rsidRDefault="0079461E" w:rsidP="00713476">
      <w:pPr>
        <w:pStyle w:val="Descripcin"/>
        <w:jc w:val="center"/>
      </w:pPr>
    </w:p>
    <w:p w14:paraId="606699E3" w14:textId="491AC13F" w:rsidR="00B57BCA" w:rsidRDefault="00487453" w:rsidP="00B57BCA">
      <w:pPr>
        <w:pStyle w:val="Normal1"/>
      </w:pPr>
      <w:r w:rsidRPr="00F37BC4">
        <w:br w:type="page"/>
      </w:r>
      <w:r w:rsidR="00B57BCA">
        <w:lastRenderedPageBreak/>
        <w:t xml:space="preserve">Después de aplicar las directivas </w:t>
      </w:r>
      <w:r w:rsidR="00B57BCA" w:rsidRPr="008A558A">
        <w:rPr>
          <w:rFonts w:ascii="Consolas" w:hAnsi="Consolas"/>
        </w:rPr>
        <w:t>ARRAY_PARTITION</w:t>
      </w:r>
      <w:r w:rsidR="00B57BCA">
        <w:t xml:space="preserve"> y </w:t>
      </w:r>
      <w:r w:rsidR="00B57BCA" w:rsidRPr="008A558A">
        <w:rPr>
          <w:rFonts w:ascii="Consolas" w:hAnsi="Consolas"/>
        </w:rPr>
        <w:t>UNROLL</w:t>
      </w:r>
      <w:r w:rsidR="00B57BCA">
        <w:t xml:space="preserve"> al registro y bucle de desplazamiento, </w:t>
      </w:r>
      <w:r w:rsidR="006F4116">
        <w:t>se observa</w:t>
      </w:r>
      <w:r w:rsidR="00B57BCA">
        <w:t xml:space="preserve"> una reducción en </w:t>
      </w:r>
      <w:r w:rsidR="00C8174F">
        <w:t>el periodo de reloj mínimo estimado</w:t>
      </w:r>
      <w:r w:rsidR="006F4116">
        <w:t xml:space="preserve"> </w:t>
      </w:r>
      <w:r w:rsidR="00C8174F">
        <w:t>respecto a la estimación de la primera síntesis</w:t>
      </w:r>
      <w:r w:rsidR="006F4116">
        <w:t>, lo que significa que esta configuración se beneficia de un margen mayor de frecuencia de reloj a la que puede funcionar</w:t>
      </w:r>
      <w:r w:rsidR="00C8174F">
        <w:t>.</w:t>
      </w:r>
    </w:p>
    <w:p w14:paraId="31F35B7C" w14:textId="77777777" w:rsidR="008A558A" w:rsidRDefault="008A558A" w:rsidP="00B57BCA">
      <w:pPr>
        <w:pStyle w:val="Normal1"/>
      </w:pPr>
    </w:p>
    <w:p w14:paraId="0E3E0C75" w14:textId="3844453C" w:rsidR="00B57BCA" w:rsidRDefault="00B57BCA" w:rsidP="00B57BCA">
      <w:pPr>
        <w:pStyle w:val="Normal1"/>
      </w:pPr>
      <w:r>
        <w:t xml:space="preserve">El </w:t>
      </w:r>
      <w:proofErr w:type="spellStart"/>
      <w:r w:rsidRPr="00B57BCA">
        <w:rPr>
          <w:i/>
          <w:iCs/>
        </w:rPr>
        <w:t>unroll</w:t>
      </w:r>
      <w:proofErr w:type="spellEnd"/>
      <w:r>
        <w:t xml:space="preserve"> </w:t>
      </w:r>
      <w:r w:rsidR="0063308A">
        <w:t>de factor 4</w:t>
      </w:r>
      <w:r>
        <w:t xml:space="preserve"> del registro de desplazamiento implica la transformación del bucle principal en </w:t>
      </w:r>
      <w:r w:rsidR="0063308A">
        <w:t xml:space="preserve">4 </w:t>
      </w:r>
      <w:r>
        <w:t>múltiples bucles similares, pero de menor longitud. Estos bucles, al operar en paralelo, ejecutan la misma función que el bucle original, pero con la ventaja de reducir la latencia total al paralelizar bucles de menos iteraciones</w:t>
      </w:r>
      <w:r w:rsidR="006F4116">
        <w:t xml:space="preserve">; en concreto el desplazamiento del registro ha pasado de tener una latencia de 650 </w:t>
      </w:r>
      <w:proofErr w:type="spellStart"/>
      <w:r w:rsidR="006F4116">
        <w:t>ns</w:t>
      </w:r>
      <w:proofErr w:type="spellEnd"/>
      <w:r w:rsidR="006F4116">
        <w:t xml:space="preserve"> a solo 30ns, reduciendo a su vez la latencia total del filtro</w:t>
      </w:r>
      <w:r>
        <w:t xml:space="preserve">. Para que esta técnica sea efectiva, la memoria que almacena los datos debe estar segmentada para permitir el acceso simultáneo a todos los elementos. De lo contrario, el </w:t>
      </w:r>
      <w:r w:rsidRPr="008A558A">
        <w:rPr>
          <w:rFonts w:ascii="Consolas" w:hAnsi="Consolas"/>
        </w:rPr>
        <w:t>UNROLL</w:t>
      </w:r>
      <w:r>
        <w:t xml:space="preserve"> no sería completamente eficaz debido a posibles conflictos entre procesos que intenten acceder a recursos a través del mismo puerto.</w:t>
      </w:r>
    </w:p>
    <w:p w14:paraId="2DC2938F" w14:textId="77777777" w:rsidR="008A558A" w:rsidRDefault="008A558A" w:rsidP="00B57BCA">
      <w:pPr>
        <w:pStyle w:val="Normal1"/>
      </w:pPr>
    </w:p>
    <w:p w14:paraId="63C28702" w14:textId="39EE8979" w:rsidR="00B57BCA" w:rsidRDefault="0063308A" w:rsidP="00B57BCA">
      <w:pPr>
        <w:pStyle w:val="Normal1"/>
      </w:pPr>
      <w:r>
        <w:t>Se</w:t>
      </w:r>
      <w:r w:rsidR="0016773A">
        <w:t xml:space="preserve"> observa en la </w:t>
      </w:r>
      <w:r w:rsidR="004E052E">
        <w:t xml:space="preserve">tabla </w:t>
      </w:r>
      <w:r w:rsidR="007F6538">
        <w:t>5</w:t>
      </w:r>
      <w:r w:rsidR="004E052E">
        <w:t xml:space="preserve"> </w:t>
      </w:r>
      <w:r w:rsidR="00C8174F">
        <w:t xml:space="preserve">que, como consecuencia de haber desenrollado el registro de desplazamiento, este se implementa a partir de </w:t>
      </w:r>
      <w:proofErr w:type="spellStart"/>
      <w:r w:rsidR="00C8174F">
        <w:t>Flip-Flops</w:t>
      </w:r>
      <w:proofErr w:type="spellEnd"/>
      <w:r w:rsidR="00C8174F">
        <w:t xml:space="preserve"> en lugar de hacer uso de un bloque de memoria RAM (BRAM); es por eso </w:t>
      </w:r>
      <w:r w:rsidR="006F4116">
        <w:t>por lo que</w:t>
      </w:r>
      <w:r w:rsidR="00C8174F">
        <w:t xml:space="preserve"> el consumo</w:t>
      </w:r>
      <w:r w:rsidR="006F4116">
        <w:t xml:space="preserve"> </w:t>
      </w:r>
      <w:r w:rsidR="00C8174F">
        <w:t xml:space="preserve">de FF respecto a los resultados de síntesis de la tabla </w:t>
      </w:r>
      <w:r w:rsidR="007F6538">
        <w:t>4</w:t>
      </w:r>
      <w:r w:rsidR="00C8174F">
        <w:t xml:space="preserve"> han aumentado considerablemente.</w:t>
      </w:r>
      <w:r w:rsidR="00494681">
        <w:t xml:space="preserve"> Cada FF puede almacenar un bit y el registro de desplazamiento está compuesto por 64 datos (longitud del filtro) de un ancho de 24 bits (cuantificación de los datos de entrada) que resulta en un consumo de </w:t>
      </w:r>
      <w:r w:rsidR="00494681" w:rsidRPr="00D11BBE">
        <w:t>1.536</w:t>
      </w:r>
      <w:r w:rsidR="00494681">
        <w:t xml:space="preserve"> FF solamente para almacenar los datos; con el almacenamiento de los coeficientes puede hacerse un análisis similar del cual se deduce que necesitaría </w:t>
      </w:r>
      <w:r w:rsidR="00494681" w:rsidRPr="00D11BBE">
        <w:t>1.152</w:t>
      </w:r>
      <w:r w:rsidR="00494681">
        <w:t xml:space="preserve"> FF al margen de los </w:t>
      </w:r>
      <w:proofErr w:type="spellStart"/>
      <w:r w:rsidR="00494681">
        <w:t>Flip-Flops</w:t>
      </w:r>
      <w:proofErr w:type="spellEnd"/>
      <w:r w:rsidR="00494681">
        <w:t xml:space="preserve"> necesarios para implementar los procesos y el sincronismo. Por esto se deduce que en la primera síntesis los coeficientes también estaban almacenados en la BRAM.</w:t>
      </w:r>
    </w:p>
    <w:p w14:paraId="42169C35" w14:textId="75886E86" w:rsidR="00B57BCA" w:rsidRDefault="00B57BCA" w:rsidP="00B57BCA">
      <w:pPr>
        <w:pStyle w:val="Normal1"/>
        <w:keepNext/>
      </w:pPr>
    </w:p>
    <w:tbl>
      <w:tblPr>
        <w:tblpPr w:leftFromText="141" w:rightFromText="141" w:vertAnchor="text" w:horzAnchor="margin" w:tblpXSpec="center" w:tblpY="382"/>
        <w:tblW w:w="10171" w:type="dxa"/>
        <w:tblCellMar>
          <w:left w:w="70" w:type="dxa"/>
          <w:right w:w="70" w:type="dxa"/>
        </w:tblCellMar>
        <w:tblLook w:val="04A0" w:firstRow="1" w:lastRow="0" w:firstColumn="1" w:lastColumn="0" w:noHBand="0" w:noVBand="1"/>
      </w:tblPr>
      <w:tblGrid>
        <w:gridCol w:w="2715"/>
        <w:gridCol w:w="1130"/>
        <w:gridCol w:w="1037"/>
        <w:gridCol w:w="1455"/>
        <w:gridCol w:w="609"/>
        <w:gridCol w:w="638"/>
        <w:gridCol w:w="590"/>
        <w:gridCol w:w="1997"/>
      </w:tblGrid>
      <w:tr w:rsidR="00C8174F" w:rsidRPr="00C8174F" w14:paraId="1E369CA2"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108BB70" w14:textId="77777777" w:rsidR="00C8174F" w:rsidRPr="00C8174F" w:rsidRDefault="00C8174F" w:rsidP="00C8174F">
            <w:pPr>
              <w:spacing w:line="240" w:lineRule="auto"/>
              <w:jc w:val="center"/>
              <w:rPr>
                <w:rFonts w:ascii="Calibri" w:eastAsia="Times New Roman" w:hAnsi="Calibri" w:cs="Calibri"/>
                <w:color w:val="000000"/>
                <w:lang w:eastAsia="es-ES"/>
              </w:rPr>
            </w:pPr>
            <w:bookmarkStart w:id="157" w:name="tb5" w:colFirst="0" w:colLast="0"/>
            <w:r w:rsidRPr="00C8174F">
              <w:rPr>
                <w:rFonts w:ascii="Calibri" w:eastAsia="Times New Roman" w:hAnsi="Calibri" w:cs="Calibri"/>
                <w:color w:val="000000"/>
                <w:lang w:eastAsia="es-ES"/>
              </w:rPr>
              <w:t>Módulos y bucles</w:t>
            </w:r>
          </w:p>
        </w:tc>
        <w:tc>
          <w:tcPr>
            <w:tcW w:w="1130" w:type="dxa"/>
            <w:tcBorders>
              <w:top w:val="single" w:sz="4" w:space="0" w:color="auto"/>
              <w:left w:val="nil"/>
              <w:bottom w:val="single" w:sz="4" w:space="0" w:color="auto"/>
              <w:right w:val="single" w:sz="4" w:space="0" w:color="auto"/>
            </w:tcBorders>
            <w:shd w:val="clear" w:color="000000" w:fill="ED7D31"/>
            <w:vAlign w:val="center"/>
            <w:hideMark/>
          </w:tcPr>
          <w:p w14:paraId="370B87A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37" w:type="dxa"/>
            <w:tcBorders>
              <w:top w:val="single" w:sz="4" w:space="0" w:color="auto"/>
              <w:left w:val="nil"/>
              <w:bottom w:val="single" w:sz="4" w:space="0" w:color="auto"/>
              <w:right w:val="single" w:sz="4" w:space="0" w:color="auto"/>
            </w:tcBorders>
            <w:shd w:val="clear" w:color="000000" w:fill="ED7D31"/>
            <w:vAlign w:val="center"/>
            <w:hideMark/>
          </w:tcPr>
          <w:p w14:paraId="505F4AC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455" w:type="dxa"/>
            <w:tcBorders>
              <w:top w:val="single" w:sz="4" w:space="0" w:color="auto"/>
              <w:left w:val="nil"/>
              <w:bottom w:val="single" w:sz="4" w:space="0" w:color="auto"/>
              <w:right w:val="single" w:sz="4" w:space="0" w:color="auto"/>
            </w:tcBorders>
            <w:shd w:val="clear" w:color="000000" w:fill="ED7D31"/>
            <w:vAlign w:val="center"/>
            <w:hideMark/>
          </w:tcPr>
          <w:p w14:paraId="72C4E14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0604307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38" w:type="dxa"/>
            <w:tcBorders>
              <w:top w:val="single" w:sz="4" w:space="0" w:color="auto"/>
              <w:left w:val="nil"/>
              <w:bottom w:val="single" w:sz="4" w:space="0" w:color="auto"/>
              <w:right w:val="single" w:sz="4" w:space="0" w:color="auto"/>
            </w:tcBorders>
            <w:shd w:val="clear" w:color="000000" w:fill="ED7D31"/>
            <w:vAlign w:val="center"/>
            <w:hideMark/>
          </w:tcPr>
          <w:p w14:paraId="69C4623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590" w:type="dxa"/>
            <w:tcBorders>
              <w:top w:val="single" w:sz="4" w:space="0" w:color="auto"/>
              <w:left w:val="nil"/>
              <w:bottom w:val="single" w:sz="4" w:space="0" w:color="auto"/>
              <w:right w:val="single" w:sz="4" w:space="0" w:color="auto"/>
            </w:tcBorders>
            <w:shd w:val="clear" w:color="000000" w:fill="ED7D31"/>
            <w:vAlign w:val="center"/>
            <w:hideMark/>
          </w:tcPr>
          <w:p w14:paraId="2DF8535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1997" w:type="dxa"/>
            <w:tcBorders>
              <w:top w:val="single" w:sz="4" w:space="0" w:color="auto"/>
              <w:left w:val="nil"/>
              <w:bottom w:val="single" w:sz="4" w:space="0" w:color="auto"/>
              <w:right w:val="single" w:sz="4" w:space="0" w:color="auto"/>
            </w:tcBorders>
            <w:shd w:val="clear" w:color="000000" w:fill="ED7D31"/>
            <w:vAlign w:val="center"/>
            <w:hideMark/>
          </w:tcPr>
          <w:p w14:paraId="2AA1DA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6F240F92" w14:textId="77777777" w:rsidTr="00C8174F">
        <w:trPr>
          <w:trHeight w:val="716"/>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3B50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30" w:type="dxa"/>
            <w:tcBorders>
              <w:top w:val="nil"/>
              <w:left w:val="nil"/>
              <w:bottom w:val="single" w:sz="4" w:space="0" w:color="auto"/>
              <w:right w:val="single" w:sz="4" w:space="0" w:color="auto"/>
            </w:tcBorders>
            <w:shd w:val="clear" w:color="auto" w:fill="auto"/>
            <w:vAlign w:val="center"/>
            <w:hideMark/>
          </w:tcPr>
          <w:p w14:paraId="64E41CD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w:t>
            </w:r>
          </w:p>
        </w:tc>
        <w:tc>
          <w:tcPr>
            <w:tcW w:w="1037" w:type="dxa"/>
            <w:tcBorders>
              <w:top w:val="nil"/>
              <w:left w:val="nil"/>
              <w:bottom w:val="single" w:sz="4" w:space="0" w:color="auto"/>
              <w:right w:val="single" w:sz="4" w:space="0" w:color="auto"/>
            </w:tcBorders>
            <w:shd w:val="clear" w:color="auto" w:fill="auto"/>
            <w:vAlign w:val="center"/>
            <w:hideMark/>
          </w:tcPr>
          <w:p w14:paraId="1E333B6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730</w:t>
            </w:r>
          </w:p>
        </w:tc>
        <w:tc>
          <w:tcPr>
            <w:tcW w:w="1455" w:type="dxa"/>
            <w:tcBorders>
              <w:top w:val="nil"/>
              <w:left w:val="nil"/>
              <w:bottom w:val="single" w:sz="4" w:space="0" w:color="auto"/>
              <w:right w:val="single" w:sz="4" w:space="0" w:color="auto"/>
            </w:tcBorders>
            <w:shd w:val="clear" w:color="auto" w:fill="auto"/>
            <w:vAlign w:val="center"/>
            <w:hideMark/>
          </w:tcPr>
          <w:p w14:paraId="2E7A82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2CFFC99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1/80</w:t>
            </w:r>
          </w:p>
        </w:tc>
        <w:tc>
          <w:tcPr>
            <w:tcW w:w="638" w:type="dxa"/>
            <w:tcBorders>
              <w:top w:val="nil"/>
              <w:left w:val="nil"/>
              <w:bottom w:val="single" w:sz="4" w:space="0" w:color="auto"/>
              <w:right w:val="single" w:sz="4" w:space="0" w:color="auto"/>
            </w:tcBorders>
            <w:shd w:val="clear" w:color="auto" w:fill="auto"/>
            <w:vAlign w:val="center"/>
            <w:hideMark/>
          </w:tcPr>
          <w:p w14:paraId="6BE5DA6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3228 (%9)</w:t>
            </w:r>
          </w:p>
        </w:tc>
        <w:tc>
          <w:tcPr>
            <w:tcW w:w="590" w:type="dxa"/>
            <w:tcBorders>
              <w:top w:val="nil"/>
              <w:left w:val="nil"/>
              <w:bottom w:val="single" w:sz="4" w:space="0" w:color="auto"/>
              <w:right w:val="single" w:sz="4" w:space="0" w:color="auto"/>
            </w:tcBorders>
            <w:shd w:val="clear" w:color="auto" w:fill="auto"/>
            <w:vAlign w:val="center"/>
            <w:hideMark/>
          </w:tcPr>
          <w:p w14:paraId="6BF9A4B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633 (3%)</w:t>
            </w:r>
          </w:p>
        </w:tc>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6331234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5,118 ± 2,70</w:t>
            </w:r>
          </w:p>
        </w:tc>
      </w:tr>
      <w:tr w:rsidR="00C8174F" w:rsidRPr="00C8174F" w14:paraId="72D6DCAA"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642A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30" w:type="dxa"/>
            <w:tcBorders>
              <w:top w:val="nil"/>
              <w:left w:val="nil"/>
              <w:bottom w:val="single" w:sz="4" w:space="0" w:color="auto"/>
              <w:right w:val="single" w:sz="4" w:space="0" w:color="auto"/>
            </w:tcBorders>
            <w:shd w:val="clear" w:color="auto" w:fill="auto"/>
            <w:vAlign w:val="center"/>
            <w:hideMark/>
          </w:tcPr>
          <w:p w14:paraId="34E71E9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w:t>
            </w:r>
          </w:p>
        </w:tc>
        <w:tc>
          <w:tcPr>
            <w:tcW w:w="1037" w:type="dxa"/>
            <w:tcBorders>
              <w:top w:val="nil"/>
              <w:left w:val="nil"/>
              <w:bottom w:val="single" w:sz="4" w:space="0" w:color="auto"/>
              <w:right w:val="single" w:sz="4" w:space="0" w:color="auto"/>
            </w:tcBorders>
            <w:shd w:val="clear" w:color="auto" w:fill="auto"/>
            <w:vAlign w:val="center"/>
            <w:hideMark/>
          </w:tcPr>
          <w:p w14:paraId="218D434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w:t>
            </w:r>
          </w:p>
        </w:tc>
        <w:tc>
          <w:tcPr>
            <w:tcW w:w="1455" w:type="dxa"/>
            <w:tcBorders>
              <w:top w:val="nil"/>
              <w:left w:val="nil"/>
              <w:bottom w:val="single" w:sz="4" w:space="0" w:color="auto"/>
              <w:right w:val="single" w:sz="4" w:space="0" w:color="auto"/>
            </w:tcBorders>
            <w:shd w:val="clear" w:color="auto" w:fill="auto"/>
            <w:vAlign w:val="center"/>
            <w:hideMark/>
          </w:tcPr>
          <w:p w14:paraId="4359B12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62EE539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38" w:type="dxa"/>
            <w:tcBorders>
              <w:top w:val="nil"/>
              <w:left w:val="nil"/>
              <w:bottom w:val="single" w:sz="4" w:space="0" w:color="auto"/>
              <w:right w:val="single" w:sz="4" w:space="0" w:color="auto"/>
            </w:tcBorders>
            <w:shd w:val="clear" w:color="auto" w:fill="auto"/>
            <w:vAlign w:val="center"/>
            <w:hideMark/>
          </w:tcPr>
          <w:p w14:paraId="6C0A0F6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3053</w:t>
            </w:r>
          </w:p>
        </w:tc>
        <w:tc>
          <w:tcPr>
            <w:tcW w:w="590" w:type="dxa"/>
            <w:tcBorders>
              <w:top w:val="nil"/>
              <w:left w:val="nil"/>
              <w:bottom w:val="single" w:sz="4" w:space="0" w:color="auto"/>
              <w:right w:val="single" w:sz="4" w:space="0" w:color="auto"/>
            </w:tcBorders>
            <w:shd w:val="clear" w:color="auto" w:fill="auto"/>
            <w:vAlign w:val="center"/>
            <w:hideMark/>
          </w:tcPr>
          <w:p w14:paraId="58FD3E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47</w:t>
            </w:r>
          </w:p>
        </w:tc>
        <w:tc>
          <w:tcPr>
            <w:tcW w:w="1997" w:type="dxa"/>
            <w:vMerge/>
            <w:tcBorders>
              <w:top w:val="nil"/>
              <w:left w:val="single" w:sz="4" w:space="0" w:color="auto"/>
              <w:bottom w:val="single" w:sz="4" w:space="0" w:color="auto"/>
              <w:right w:val="single" w:sz="4" w:space="0" w:color="auto"/>
            </w:tcBorders>
            <w:vAlign w:val="center"/>
            <w:hideMark/>
          </w:tcPr>
          <w:p w14:paraId="06407BB7"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6258B23A" w14:textId="77777777" w:rsidTr="00C8174F">
        <w:trPr>
          <w:trHeight w:val="31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670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Acumulador</w:t>
            </w:r>
          </w:p>
        </w:tc>
        <w:tc>
          <w:tcPr>
            <w:tcW w:w="1130" w:type="dxa"/>
            <w:tcBorders>
              <w:top w:val="nil"/>
              <w:left w:val="nil"/>
              <w:bottom w:val="single" w:sz="4" w:space="0" w:color="auto"/>
              <w:right w:val="single" w:sz="4" w:space="0" w:color="auto"/>
            </w:tcBorders>
            <w:shd w:val="clear" w:color="auto" w:fill="auto"/>
            <w:vAlign w:val="center"/>
            <w:hideMark/>
          </w:tcPr>
          <w:p w14:paraId="1D689E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w:t>
            </w:r>
          </w:p>
        </w:tc>
        <w:tc>
          <w:tcPr>
            <w:tcW w:w="1037" w:type="dxa"/>
            <w:tcBorders>
              <w:top w:val="nil"/>
              <w:left w:val="nil"/>
              <w:bottom w:val="single" w:sz="4" w:space="0" w:color="auto"/>
              <w:right w:val="single" w:sz="4" w:space="0" w:color="auto"/>
            </w:tcBorders>
            <w:shd w:val="clear" w:color="auto" w:fill="auto"/>
            <w:vAlign w:val="center"/>
            <w:hideMark/>
          </w:tcPr>
          <w:p w14:paraId="518DE35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700</w:t>
            </w:r>
          </w:p>
        </w:tc>
        <w:tc>
          <w:tcPr>
            <w:tcW w:w="1455" w:type="dxa"/>
            <w:tcBorders>
              <w:top w:val="nil"/>
              <w:left w:val="nil"/>
              <w:bottom w:val="single" w:sz="4" w:space="0" w:color="auto"/>
              <w:right w:val="single" w:sz="4" w:space="0" w:color="auto"/>
            </w:tcBorders>
            <w:shd w:val="clear" w:color="auto" w:fill="auto"/>
            <w:vAlign w:val="center"/>
            <w:hideMark/>
          </w:tcPr>
          <w:p w14:paraId="4B5836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12219DE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w:t>
            </w:r>
          </w:p>
        </w:tc>
        <w:tc>
          <w:tcPr>
            <w:tcW w:w="638" w:type="dxa"/>
            <w:tcBorders>
              <w:top w:val="nil"/>
              <w:left w:val="nil"/>
              <w:bottom w:val="single" w:sz="4" w:space="0" w:color="auto"/>
              <w:right w:val="single" w:sz="4" w:space="0" w:color="auto"/>
            </w:tcBorders>
            <w:shd w:val="clear" w:color="auto" w:fill="auto"/>
            <w:vAlign w:val="center"/>
            <w:hideMark/>
          </w:tcPr>
          <w:p w14:paraId="2EB381C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w:t>
            </w:r>
          </w:p>
        </w:tc>
        <w:tc>
          <w:tcPr>
            <w:tcW w:w="590" w:type="dxa"/>
            <w:tcBorders>
              <w:top w:val="nil"/>
              <w:left w:val="nil"/>
              <w:bottom w:val="single" w:sz="4" w:space="0" w:color="auto"/>
              <w:right w:val="single" w:sz="4" w:space="0" w:color="auto"/>
            </w:tcBorders>
            <w:shd w:val="clear" w:color="auto" w:fill="auto"/>
            <w:vAlign w:val="center"/>
            <w:hideMark/>
          </w:tcPr>
          <w:p w14:paraId="3787A25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586</w:t>
            </w:r>
          </w:p>
        </w:tc>
        <w:tc>
          <w:tcPr>
            <w:tcW w:w="1997" w:type="dxa"/>
            <w:vMerge/>
            <w:tcBorders>
              <w:top w:val="nil"/>
              <w:left w:val="single" w:sz="4" w:space="0" w:color="auto"/>
              <w:bottom w:val="single" w:sz="4" w:space="0" w:color="auto"/>
              <w:right w:val="single" w:sz="4" w:space="0" w:color="auto"/>
            </w:tcBorders>
            <w:vAlign w:val="center"/>
            <w:hideMark/>
          </w:tcPr>
          <w:p w14:paraId="696BA9A9"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p w14:paraId="766F8539" w14:textId="37918890" w:rsidR="00487453" w:rsidRDefault="00C8174F" w:rsidP="00B57BCA">
      <w:pPr>
        <w:pStyle w:val="Descripcin"/>
      </w:pPr>
      <w:bookmarkStart w:id="158" w:name="_Toc159795926"/>
      <w:bookmarkEnd w:id="157"/>
      <w:r>
        <w:t xml:space="preserve">Tabla </w:t>
      </w:r>
      <w:r w:rsidR="007F6538">
        <w:t>5</w:t>
      </w:r>
      <w:r w:rsidR="00B57BCA">
        <w:t>: Resultados de la síntesis tras aplicar UNROLL y ARRAY_PARTITION al registro de desplazamiento.</w:t>
      </w:r>
      <w:bookmarkEnd w:id="158"/>
    </w:p>
    <w:p w14:paraId="5C0A5E8A" w14:textId="1745CE8A" w:rsidR="0016773A" w:rsidRDefault="0016773A">
      <w:pPr>
        <w:spacing w:after="160" w:line="259" w:lineRule="auto"/>
        <w:jc w:val="left"/>
        <w:rPr>
          <w:rFonts w:asciiTheme="majorHAnsi" w:hAnsiTheme="majorHAnsi"/>
        </w:rPr>
      </w:pPr>
      <w:r>
        <w:br w:type="page"/>
      </w:r>
    </w:p>
    <w:p w14:paraId="5379C635" w14:textId="523EB765" w:rsidR="0075273E" w:rsidRDefault="0075273E" w:rsidP="0075273E">
      <w:pPr>
        <w:pStyle w:val="Normal1"/>
      </w:pPr>
      <w:r>
        <w:lastRenderedPageBreak/>
        <w:t xml:space="preserve">La misma técnica se puede aplicar al bucle del acumulador. Para ello, es necesario no solo aplicar </w:t>
      </w:r>
      <w:r w:rsidRPr="008A558A">
        <w:rPr>
          <w:rFonts w:ascii="Consolas" w:hAnsi="Consolas"/>
        </w:rPr>
        <w:t>ARRAY_PARTITION</w:t>
      </w:r>
      <w:r>
        <w:t xml:space="preserve"> al registro de desplazamiento, sino también al espacio de memoria que almacena los coeficientes del filtro. En</w:t>
      </w:r>
      <w:r w:rsidR="006F4116">
        <w:t xml:space="preserve"> este</w:t>
      </w:r>
      <w:r>
        <w:t xml:space="preserve"> caso, ni la partición de los coeficientes ni el desenrollamiento del bucle es completo, ya que, al tratarse de operaciones de sumas y multiplicaciones, una paralelización completa implicaría un consumo elevado de recursos, </w:t>
      </w:r>
      <w:r w:rsidR="006F4116">
        <w:t>entre los cuales se incluyen</w:t>
      </w:r>
      <w:r>
        <w:t xml:space="preserve"> los DSP, de los cuales hay un número reducido en la FPGA. En este bucle también se ha aplicado la directiva PIPELINE para segmentar los procesos y permitir que se pueda realizar el producto de cada muestra por el coeficiente correspondiente a la vez que se suman los productos de instantes previos.</w:t>
      </w:r>
    </w:p>
    <w:p w14:paraId="07D26E23" w14:textId="2E913357" w:rsidR="006F4116" w:rsidRDefault="006F4116" w:rsidP="0075273E">
      <w:pPr>
        <w:pStyle w:val="Normal1"/>
      </w:pPr>
    </w:p>
    <w:p w14:paraId="1AA30BCE" w14:textId="42244B4A" w:rsidR="006F4116" w:rsidRDefault="006F4116" w:rsidP="0075273E">
      <w:pPr>
        <w:pStyle w:val="Normal1"/>
      </w:pPr>
      <w:r>
        <w:t xml:space="preserve">Esta configuración ve aumentado el periodo mínimo de reloj (o reducida la frecuencia máxima) respecto a las otras dos configuraciones, pero </w:t>
      </w:r>
      <w:r w:rsidR="007F6538">
        <w:t>aun</w:t>
      </w:r>
      <w:r>
        <w:t xml:space="preserve"> sumando la incertidumbre de los 2,7 </w:t>
      </w:r>
      <w:proofErr w:type="spellStart"/>
      <w:r>
        <w:t>ns</w:t>
      </w:r>
      <w:proofErr w:type="spellEnd"/>
      <w:r>
        <w:t xml:space="preserve">, el periodo mínimo queda por debajo de los 10 </w:t>
      </w:r>
      <w:proofErr w:type="spellStart"/>
      <w:r>
        <w:t>ns</w:t>
      </w:r>
      <w:proofErr w:type="spellEnd"/>
      <w:r>
        <w:t xml:space="preserve"> (10 MHz) del reloj que se va a usar. Por </w:t>
      </w:r>
      <w:r w:rsidR="00C50AC0">
        <w:t>otro lado</w:t>
      </w:r>
      <w:r>
        <w:t xml:space="preserve">, la latencia del sumador se ha reducido de 700 </w:t>
      </w:r>
      <w:proofErr w:type="spellStart"/>
      <w:r>
        <w:t>ns</w:t>
      </w:r>
      <w:proofErr w:type="spellEnd"/>
      <w:r>
        <w:t xml:space="preserve"> a 220 </w:t>
      </w:r>
      <w:proofErr w:type="spellStart"/>
      <w:r>
        <w:t>ns</w:t>
      </w:r>
      <w:proofErr w:type="spellEnd"/>
      <w:r>
        <w:t xml:space="preserve">, que es algo </w:t>
      </w:r>
      <w:r w:rsidR="007F6538">
        <w:t>más</w:t>
      </w:r>
      <w:r>
        <w:t xml:space="preserve"> de la cuarta parte de 700 debido al tiempo de </w:t>
      </w:r>
      <w:proofErr w:type="spellStart"/>
      <w:r w:rsidRPr="00C50AC0">
        <w:rPr>
          <w:i/>
          <w:iCs/>
        </w:rPr>
        <w:t>throughput</w:t>
      </w:r>
      <w:proofErr w:type="spellEnd"/>
      <w:r>
        <w:t xml:space="preserve"> </w:t>
      </w:r>
      <w:r w:rsidR="00C50AC0">
        <w:t>(</w:t>
      </w:r>
      <w:r>
        <w:t xml:space="preserve">tiempo </w:t>
      </w:r>
      <w:r w:rsidR="00C50AC0">
        <w:t xml:space="preserve">que transcurre desde que entra un dato hasta que puede introducirse el siguiente). Sin la directica de </w:t>
      </w:r>
      <w:r w:rsidR="00C50AC0" w:rsidRPr="00C50AC0">
        <w:rPr>
          <w:i/>
          <w:iCs/>
        </w:rPr>
        <w:t>pipeline</w:t>
      </w:r>
      <w:r w:rsidR="00C50AC0">
        <w:t xml:space="preserve">, el </w:t>
      </w:r>
      <w:proofErr w:type="spellStart"/>
      <w:r w:rsidR="00C50AC0" w:rsidRPr="00C50AC0">
        <w:rPr>
          <w:i/>
          <w:iCs/>
        </w:rPr>
        <w:t>throughput</w:t>
      </w:r>
      <w:proofErr w:type="spellEnd"/>
      <w:r w:rsidR="00C50AC0">
        <w:t xml:space="preserve"> y la latencia total sería mayor.</w:t>
      </w:r>
    </w:p>
    <w:p w14:paraId="2ECC15DE" w14:textId="77777777" w:rsidR="00C50AC0" w:rsidRDefault="00C50AC0" w:rsidP="0075273E">
      <w:pPr>
        <w:pStyle w:val="Normal1"/>
      </w:pPr>
    </w:p>
    <w:p w14:paraId="684B6D7E" w14:textId="5F16ECCE" w:rsidR="00C50AC0" w:rsidRDefault="00C50AC0" w:rsidP="0075273E">
      <w:pPr>
        <w:pStyle w:val="Normal1"/>
      </w:pPr>
      <w:r>
        <w:t xml:space="preserve">Respecto al consumo de </w:t>
      </w:r>
      <w:r w:rsidR="00D11BBE">
        <w:t>recursos, si</w:t>
      </w:r>
      <w:r>
        <w:t xml:space="preserve"> se compara la </w:t>
      </w:r>
      <w:hyperlink w:anchor="tb6" w:history="1">
        <w:r w:rsidRPr="007F6538">
          <w:t xml:space="preserve">tabla </w:t>
        </w:r>
        <w:r w:rsidR="007F6538" w:rsidRPr="007F6538">
          <w:t>6</w:t>
        </w:r>
      </w:hyperlink>
      <w:r w:rsidR="00D11BBE">
        <w:t>,</w:t>
      </w:r>
      <w:r>
        <w:t xml:space="preserve"> que reúne los resultados de la síntesis con optimizaciones de tiempo</w:t>
      </w:r>
      <w:r w:rsidR="00D11BBE">
        <w:t>,</w:t>
      </w:r>
      <w:r>
        <w:t xml:space="preserve"> con la </w:t>
      </w:r>
      <w:hyperlink w:anchor="tb4" w:history="1">
        <w:r w:rsidRPr="007F6538">
          <w:t>tabl</w:t>
        </w:r>
        <w:r w:rsidR="007F6538" w:rsidRPr="007F6538">
          <w:t>a</w:t>
        </w:r>
        <w:r w:rsidRPr="007F6538">
          <w:t xml:space="preserve"> </w:t>
        </w:r>
        <w:r w:rsidR="007F6538" w:rsidRPr="007F6538">
          <w:t>4</w:t>
        </w:r>
      </w:hyperlink>
      <w:r w:rsidR="00D11BBE">
        <w:t>,</w:t>
      </w:r>
      <w:r>
        <w:t xml:space="preserve"> de la síntesis sin directiva</w:t>
      </w:r>
      <w:r w:rsidR="00D11BBE">
        <w:t>s</w:t>
      </w:r>
      <w:r>
        <w:t xml:space="preserve">, se observa </w:t>
      </w:r>
      <w:r w:rsidR="00D11BBE">
        <w:t>una</w:t>
      </w:r>
      <w:r>
        <w:t xml:space="preserve"> relación inversamente proporcional entre la latencia y el uso de DSP, </w:t>
      </w:r>
      <w:proofErr w:type="spellStart"/>
      <w:r>
        <w:t>Flip-Flops</w:t>
      </w:r>
      <w:proofErr w:type="spellEnd"/>
      <w:r>
        <w:t xml:space="preserve"> y </w:t>
      </w:r>
      <w:proofErr w:type="spellStart"/>
      <w:r>
        <w:t>LUTs</w:t>
      </w:r>
      <w:proofErr w:type="spellEnd"/>
      <w:r>
        <w:t xml:space="preserve">, ya que la segmentación de procesos y la paralelización de bucles requiere un mayor número de componentes. </w:t>
      </w:r>
    </w:p>
    <w:p w14:paraId="2890A558" w14:textId="30E122EE" w:rsidR="0075273E" w:rsidRDefault="0075273E" w:rsidP="00C8174F">
      <w:pPr>
        <w:pStyle w:val="Normal1"/>
        <w:keepNext/>
      </w:pPr>
    </w:p>
    <w:p w14:paraId="01B5BCEB" w14:textId="1E214181" w:rsidR="0075273E" w:rsidRDefault="00C8174F" w:rsidP="0075273E">
      <w:pPr>
        <w:pStyle w:val="Descripcin"/>
        <w:jc w:val="center"/>
      </w:pPr>
      <w:bookmarkStart w:id="159" w:name="_Toc159795927"/>
      <w:r>
        <w:t xml:space="preserve">Tabla </w:t>
      </w:r>
      <w:r w:rsidR="007F6538">
        <w:t>6</w:t>
      </w:r>
      <w:r w:rsidR="0075273E">
        <w:t>: Resultados de la síntesis con todas las optimizaciones aplicadas en cada parte del código.</w:t>
      </w:r>
      <w:bookmarkEnd w:id="159"/>
    </w:p>
    <w:tbl>
      <w:tblPr>
        <w:tblW w:w="10604" w:type="dxa"/>
        <w:tblInd w:w="-795" w:type="dxa"/>
        <w:tblCellMar>
          <w:left w:w="70" w:type="dxa"/>
          <w:right w:w="70" w:type="dxa"/>
        </w:tblCellMar>
        <w:tblLook w:val="04A0" w:firstRow="1" w:lastRow="0" w:firstColumn="1" w:lastColumn="0" w:noHBand="0" w:noVBand="1"/>
      </w:tblPr>
      <w:tblGrid>
        <w:gridCol w:w="2842"/>
        <w:gridCol w:w="1177"/>
        <w:gridCol w:w="1080"/>
        <w:gridCol w:w="1526"/>
        <w:gridCol w:w="609"/>
        <w:gridCol w:w="666"/>
        <w:gridCol w:w="610"/>
        <w:gridCol w:w="2094"/>
      </w:tblGrid>
      <w:tr w:rsidR="00C8174F" w:rsidRPr="00C8174F" w14:paraId="7B5C4A8E" w14:textId="77777777" w:rsidTr="00C8174F">
        <w:trPr>
          <w:trHeight w:val="649"/>
        </w:trPr>
        <w:tc>
          <w:tcPr>
            <w:tcW w:w="2842"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D9C2BA6" w14:textId="77777777" w:rsidR="00C8174F" w:rsidRPr="00C8174F" w:rsidRDefault="00C8174F" w:rsidP="00C8174F">
            <w:pPr>
              <w:spacing w:line="240" w:lineRule="auto"/>
              <w:jc w:val="center"/>
              <w:rPr>
                <w:rFonts w:ascii="Calibri" w:eastAsia="Times New Roman" w:hAnsi="Calibri" w:cs="Calibri"/>
                <w:color w:val="000000"/>
                <w:lang w:eastAsia="es-ES"/>
              </w:rPr>
            </w:pPr>
            <w:bookmarkStart w:id="160" w:name="tb6"/>
            <w:r w:rsidRPr="00C8174F">
              <w:rPr>
                <w:rFonts w:ascii="Calibri" w:eastAsia="Times New Roman" w:hAnsi="Calibri" w:cs="Calibri"/>
                <w:color w:val="000000"/>
                <w:lang w:eastAsia="es-ES"/>
              </w:rPr>
              <w:t>Módulos y bucles</w:t>
            </w:r>
          </w:p>
        </w:tc>
        <w:tc>
          <w:tcPr>
            <w:tcW w:w="1177" w:type="dxa"/>
            <w:tcBorders>
              <w:top w:val="single" w:sz="4" w:space="0" w:color="auto"/>
              <w:left w:val="nil"/>
              <w:bottom w:val="single" w:sz="4" w:space="0" w:color="auto"/>
              <w:right w:val="single" w:sz="4" w:space="0" w:color="auto"/>
            </w:tcBorders>
            <w:shd w:val="clear" w:color="000000" w:fill="ED7D31"/>
            <w:vAlign w:val="center"/>
            <w:hideMark/>
          </w:tcPr>
          <w:p w14:paraId="2B4348B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80" w:type="dxa"/>
            <w:tcBorders>
              <w:top w:val="single" w:sz="4" w:space="0" w:color="auto"/>
              <w:left w:val="nil"/>
              <w:bottom w:val="single" w:sz="4" w:space="0" w:color="auto"/>
              <w:right w:val="single" w:sz="4" w:space="0" w:color="auto"/>
            </w:tcBorders>
            <w:shd w:val="clear" w:color="000000" w:fill="ED7D31"/>
            <w:vAlign w:val="center"/>
            <w:hideMark/>
          </w:tcPr>
          <w:p w14:paraId="4F4A2E6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526" w:type="dxa"/>
            <w:tcBorders>
              <w:top w:val="single" w:sz="4" w:space="0" w:color="auto"/>
              <w:left w:val="nil"/>
              <w:bottom w:val="single" w:sz="4" w:space="0" w:color="auto"/>
              <w:right w:val="single" w:sz="4" w:space="0" w:color="auto"/>
            </w:tcBorders>
            <w:shd w:val="clear" w:color="000000" w:fill="ED7D31"/>
            <w:vAlign w:val="center"/>
            <w:hideMark/>
          </w:tcPr>
          <w:p w14:paraId="6BE445D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2F5944E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66" w:type="dxa"/>
            <w:tcBorders>
              <w:top w:val="single" w:sz="4" w:space="0" w:color="auto"/>
              <w:left w:val="nil"/>
              <w:bottom w:val="single" w:sz="4" w:space="0" w:color="auto"/>
              <w:right w:val="single" w:sz="4" w:space="0" w:color="auto"/>
            </w:tcBorders>
            <w:shd w:val="clear" w:color="000000" w:fill="ED7D31"/>
            <w:vAlign w:val="center"/>
            <w:hideMark/>
          </w:tcPr>
          <w:p w14:paraId="0EB5BB2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610" w:type="dxa"/>
            <w:tcBorders>
              <w:top w:val="single" w:sz="4" w:space="0" w:color="auto"/>
              <w:left w:val="nil"/>
              <w:bottom w:val="single" w:sz="4" w:space="0" w:color="auto"/>
              <w:right w:val="single" w:sz="4" w:space="0" w:color="auto"/>
            </w:tcBorders>
            <w:shd w:val="clear" w:color="000000" w:fill="ED7D31"/>
            <w:vAlign w:val="center"/>
            <w:hideMark/>
          </w:tcPr>
          <w:p w14:paraId="6CDA4B9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2094" w:type="dxa"/>
            <w:tcBorders>
              <w:top w:val="single" w:sz="4" w:space="0" w:color="auto"/>
              <w:left w:val="nil"/>
              <w:bottom w:val="single" w:sz="4" w:space="0" w:color="auto"/>
              <w:right w:val="single" w:sz="4" w:space="0" w:color="auto"/>
            </w:tcBorders>
            <w:shd w:val="clear" w:color="000000" w:fill="ED7D31"/>
            <w:vAlign w:val="center"/>
            <w:hideMark/>
          </w:tcPr>
          <w:p w14:paraId="0D93D4E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5F28BA9B" w14:textId="77777777" w:rsidTr="00C8174F">
        <w:trPr>
          <w:trHeight w:val="664"/>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52E3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77" w:type="dxa"/>
            <w:tcBorders>
              <w:top w:val="nil"/>
              <w:left w:val="nil"/>
              <w:bottom w:val="single" w:sz="4" w:space="0" w:color="auto"/>
              <w:right w:val="single" w:sz="4" w:space="0" w:color="auto"/>
            </w:tcBorders>
            <w:shd w:val="clear" w:color="auto" w:fill="auto"/>
            <w:vAlign w:val="center"/>
            <w:hideMark/>
          </w:tcPr>
          <w:p w14:paraId="41EA949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w:t>
            </w:r>
          </w:p>
        </w:tc>
        <w:tc>
          <w:tcPr>
            <w:tcW w:w="1080" w:type="dxa"/>
            <w:tcBorders>
              <w:top w:val="nil"/>
              <w:left w:val="nil"/>
              <w:bottom w:val="single" w:sz="4" w:space="0" w:color="auto"/>
              <w:right w:val="single" w:sz="4" w:space="0" w:color="auto"/>
            </w:tcBorders>
            <w:shd w:val="clear" w:color="auto" w:fill="auto"/>
            <w:vAlign w:val="center"/>
            <w:hideMark/>
          </w:tcPr>
          <w:p w14:paraId="5F52A5C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330</w:t>
            </w:r>
          </w:p>
        </w:tc>
        <w:tc>
          <w:tcPr>
            <w:tcW w:w="1526" w:type="dxa"/>
            <w:tcBorders>
              <w:top w:val="nil"/>
              <w:left w:val="nil"/>
              <w:bottom w:val="single" w:sz="4" w:space="0" w:color="auto"/>
              <w:right w:val="single" w:sz="4" w:space="0" w:color="auto"/>
            </w:tcBorders>
            <w:shd w:val="clear" w:color="auto" w:fill="auto"/>
            <w:vAlign w:val="center"/>
            <w:hideMark/>
          </w:tcPr>
          <w:p w14:paraId="00AE2C4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34E5F5C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4/80</w:t>
            </w:r>
          </w:p>
        </w:tc>
        <w:tc>
          <w:tcPr>
            <w:tcW w:w="666" w:type="dxa"/>
            <w:tcBorders>
              <w:top w:val="nil"/>
              <w:left w:val="nil"/>
              <w:bottom w:val="single" w:sz="4" w:space="0" w:color="auto"/>
              <w:right w:val="single" w:sz="4" w:space="0" w:color="auto"/>
            </w:tcBorders>
            <w:shd w:val="clear" w:color="auto" w:fill="auto"/>
            <w:vAlign w:val="center"/>
            <w:hideMark/>
          </w:tcPr>
          <w:p w14:paraId="751317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3781 (%10)</w:t>
            </w:r>
          </w:p>
        </w:tc>
        <w:tc>
          <w:tcPr>
            <w:tcW w:w="610" w:type="dxa"/>
            <w:tcBorders>
              <w:top w:val="nil"/>
              <w:left w:val="nil"/>
              <w:bottom w:val="single" w:sz="4" w:space="0" w:color="auto"/>
              <w:right w:val="single" w:sz="4" w:space="0" w:color="auto"/>
            </w:tcBorders>
            <w:shd w:val="clear" w:color="auto" w:fill="auto"/>
            <w:vAlign w:val="center"/>
            <w:hideMark/>
          </w:tcPr>
          <w:p w14:paraId="786F176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1751 (9%)</w:t>
            </w:r>
          </w:p>
        </w:tc>
        <w:tc>
          <w:tcPr>
            <w:tcW w:w="2094" w:type="dxa"/>
            <w:vMerge w:val="restart"/>
            <w:tcBorders>
              <w:top w:val="nil"/>
              <w:left w:val="single" w:sz="4" w:space="0" w:color="auto"/>
              <w:bottom w:val="single" w:sz="4" w:space="0" w:color="auto"/>
              <w:right w:val="single" w:sz="4" w:space="0" w:color="auto"/>
            </w:tcBorders>
            <w:shd w:val="clear" w:color="auto" w:fill="auto"/>
            <w:vAlign w:val="center"/>
            <w:hideMark/>
          </w:tcPr>
          <w:p w14:paraId="58E187E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6,945 ± 2,70</w:t>
            </w:r>
          </w:p>
        </w:tc>
      </w:tr>
      <w:tr w:rsidR="00C8174F" w:rsidRPr="00C8174F" w14:paraId="7754B00F" w14:textId="77777777" w:rsidTr="00C8174F">
        <w:trPr>
          <w:trHeight w:val="664"/>
        </w:trPr>
        <w:tc>
          <w:tcPr>
            <w:tcW w:w="2842" w:type="dxa"/>
            <w:tcBorders>
              <w:top w:val="single" w:sz="4" w:space="0" w:color="auto"/>
              <w:left w:val="single" w:sz="4" w:space="0" w:color="auto"/>
              <w:bottom w:val="nil"/>
              <w:right w:val="single" w:sz="4" w:space="0" w:color="auto"/>
            </w:tcBorders>
            <w:shd w:val="clear" w:color="auto" w:fill="auto"/>
            <w:vAlign w:val="center"/>
            <w:hideMark/>
          </w:tcPr>
          <w:p w14:paraId="388BC3E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77" w:type="dxa"/>
            <w:tcBorders>
              <w:top w:val="nil"/>
              <w:left w:val="nil"/>
              <w:bottom w:val="single" w:sz="4" w:space="0" w:color="auto"/>
              <w:right w:val="single" w:sz="4" w:space="0" w:color="auto"/>
            </w:tcBorders>
            <w:shd w:val="clear" w:color="auto" w:fill="auto"/>
            <w:vAlign w:val="center"/>
            <w:hideMark/>
          </w:tcPr>
          <w:p w14:paraId="64E6FE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w:t>
            </w:r>
          </w:p>
        </w:tc>
        <w:tc>
          <w:tcPr>
            <w:tcW w:w="1080" w:type="dxa"/>
            <w:tcBorders>
              <w:top w:val="nil"/>
              <w:left w:val="nil"/>
              <w:bottom w:val="single" w:sz="4" w:space="0" w:color="auto"/>
              <w:right w:val="single" w:sz="4" w:space="0" w:color="auto"/>
            </w:tcBorders>
            <w:shd w:val="clear" w:color="auto" w:fill="auto"/>
            <w:vAlign w:val="center"/>
            <w:hideMark/>
          </w:tcPr>
          <w:p w14:paraId="0CB045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650</w:t>
            </w:r>
          </w:p>
        </w:tc>
        <w:tc>
          <w:tcPr>
            <w:tcW w:w="1526" w:type="dxa"/>
            <w:tcBorders>
              <w:top w:val="nil"/>
              <w:left w:val="nil"/>
              <w:bottom w:val="single" w:sz="4" w:space="0" w:color="auto"/>
              <w:right w:val="single" w:sz="4" w:space="0" w:color="auto"/>
            </w:tcBorders>
            <w:shd w:val="clear" w:color="auto" w:fill="auto"/>
            <w:vAlign w:val="center"/>
            <w:hideMark/>
          </w:tcPr>
          <w:p w14:paraId="615F8AD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295E3B3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1F1270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3059</w:t>
            </w:r>
          </w:p>
        </w:tc>
        <w:tc>
          <w:tcPr>
            <w:tcW w:w="610" w:type="dxa"/>
            <w:tcBorders>
              <w:top w:val="nil"/>
              <w:left w:val="nil"/>
              <w:bottom w:val="single" w:sz="4" w:space="0" w:color="auto"/>
              <w:right w:val="single" w:sz="4" w:space="0" w:color="auto"/>
            </w:tcBorders>
            <w:shd w:val="clear" w:color="auto" w:fill="auto"/>
            <w:vAlign w:val="center"/>
            <w:hideMark/>
          </w:tcPr>
          <w:p w14:paraId="21611F4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61</w:t>
            </w:r>
          </w:p>
        </w:tc>
        <w:tc>
          <w:tcPr>
            <w:tcW w:w="2094" w:type="dxa"/>
            <w:vMerge/>
            <w:tcBorders>
              <w:top w:val="nil"/>
              <w:left w:val="single" w:sz="4" w:space="0" w:color="auto"/>
              <w:bottom w:val="single" w:sz="4" w:space="0" w:color="auto"/>
              <w:right w:val="single" w:sz="4" w:space="0" w:color="auto"/>
            </w:tcBorders>
            <w:vAlign w:val="center"/>
            <w:hideMark/>
          </w:tcPr>
          <w:p w14:paraId="25F9B2FF"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14E1EA6C" w14:textId="77777777" w:rsidTr="00C8174F">
        <w:trPr>
          <w:trHeight w:val="69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31D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 xml:space="preserve">Acumulador </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37D189F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w:t>
            </w:r>
          </w:p>
        </w:tc>
        <w:tc>
          <w:tcPr>
            <w:tcW w:w="1080" w:type="dxa"/>
            <w:tcBorders>
              <w:top w:val="nil"/>
              <w:left w:val="nil"/>
              <w:bottom w:val="single" w:sz="4" w:space="0" w:color="auto"/>
              <w:right w:val="single" w:sz="4" w:space="0" w:color="auto"/>
            </w:tcBorders>
            <w:shd w:val="clear" w:color="auto" w:fill="auto"/>
            <w:vAlign w:val="center"/>
            <w:hideMark/>
          </w:tcPr>
          <w:p w14:paraId="7CA583A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220</w:t>
            </w:r>
          </w:p>
        </w:tc>
        <w:tc>
          <w:tcPr>
            <w:tcW w:w="1526" w:type="dxa"/>
            <w:tcBorders>
              <w:top w:val="nil"/>
              <w:left w:val="nil"/>
              <w:bottom w:val="single" w:sz="4" w:space="0" w:color="auto"/>
              <w:right w:val="single" w:sz="4" w:space="0" w:color="auto"/>
            </w:tcBorders>
            <w:shd w:val="clear" w:color="auto" w:fill="auto"/>
            <w:vAlign w:val="center"/>
            <w:hideMark/>
          </w:tcPr>
          <w:p w14:paraId="74B91BE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7C702C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w:t>
            </w:r>
          </w:p>
        </w:tc>
        <w:tc>
          <w:tcPr>
            <w:tcW w:w="666" w:type="dxa"/>
            <w:tcBorders>
              <w:top w:val="nil"/>
              <w:left w:val="nil"/>
              <w:bottom w:val="single" w:sz="4" w:space="0" w:color="auto"/>
              <w:right w:val="single" w:sz="4" w:space="0" w:color="auto"/>
            </w:tcBorders>
            <w:shd w:val="clear" w:color="auto" w:fill="auto"/>
            <w:vAlign w:val="center"/>
            <w:hideMark/>
          </w:tcPr>
          <w:p w14:paraId="765DC0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684</w:t>
            </w:r>
          </w:p>
        </w:tc>
        <w:tc>
          <w:tcPr>
            <w:tcW w:w="610" w:type="dxa"/>
            <w:tcBorders>
              <w:top w:val="nil"/>
              <w:left w:val="nil"/>
              <w:bottom w:val="single" w:sz="4" w:space="0" w:color="auto"/>
              <w:right w:val="single" w:sz="4" w:space="0" w:color="auto"/>
            </w:tcBorders>
            <w:shd w:val="clear" w:color="auto" w:fill="auto"/>
            <w:vAlign w:val="center"/>
            <w:hideMark/>
          </w:tcPr>
          <w:p w14:paraId="059BC7D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1462</w:t>
            </w:r>
          </w:p>
        </w:tc>
        <w:tc>
          <w:tcPr>
            <w:tcW w:w="2094" w:type="dxa"/>
            <w:vMerge/>
            <w:tcBorders>
              <w:top w:val="nil"/>
              <w:left w:val="single" w:sz="4" w:space="0" w:color="auto"/>
              <w:bottom w:val="single" w:sz="4" w:space="0" w:color="auto"/>
              <w:right w:val="single" w:sz="4" w:space="0" w:color="auto"/>
            </w:tcBorders>
            <w:vAlign w:val="center"/>
            <w:hideMark/>
          </w:tcPr>
          <w:p w14:paraId="444E8F72"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25E4561B" w14:textId="77777777" w:rsidTr="00C8174F">
        <w:trPr>
          <w:trHeight w:val="65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AFB3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Suma de las 4 partes</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06B344F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w:t>
            </w:r>
          </w:p>
        </w:tc>
        <w:tc>
          <w:tcPr>
            <w:tcW w:w="1080" w:type="dxa"/>
            <w:tcBorders>
              <w:top w:val="nil"/>
              <w:left w:val="nil"/>
              <w:bottom w:val="single" w:sz="4" w:space="0" w:color="auto"/>
              <w:right w:val="single" w:sz="4" w:space="0" w:color="auto"/>
            </w:tcBorders>
            <w:shd w:val="clear" w:color="auto" w:fill="auto"/>
            <w:vAlign w:val="center"/>
            <w:hideMark/>
          </w:tcPr>
          <w:p w14:paraId="266A94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60</w:t>
            </w:r>
          </w:p>
        </w:tc>
        <w:tc>
          <w:tcPr>
            <w:tcW w:w="1526" w:type="dxa"/>
            <w:tcBorders>
              <w:top w:val="nil"/>
              <w:left w:val="nil"/>
              <w:bottom w:val="single" w:sz="4" w:space="0" w:color="auto"/>
              <w:right w:val="single" w:sz="4" w:space="0" w:color="auto"/>
            </w:tcBorders>
            <w:shd w:val="clear" w:color="auto" w:fill="auto"/>
            <w:vAlign w:val="center"/>
            <w:hideMark/>
          </w:tcPr>
          <w:p w14:paraId="61E1DF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315AA3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7D51C16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38</w:t>
            </w:r>
          </w:p>
        </w:tc>
        <w:tc>
          <w:tcPr>
            <w:tcW w:w="610" w:type="dxa"/>
            <w:tcBorders>
              <w:top w:val="nil"/>
              <w:left w:val="nil"/>
              <w:bottom w:val="single" w:sz="4" w:space="0" w:color="auto"/>
              <w:right w:val="single" w:sz="4" w:space="0" w:color="auto"/>
            </w:tcBorders>
            <w:shd w:val="clear" w:color="auto" w:fill="auto"/>
            <w:vAlign w:val="center"/>
            <w:hideMark/>
          </w:tcPr>
          <w:p w14:paraId="44766C5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228</w:t>
            </w:r>
          </w:p>
        </w:tc>
        <w:tc>
          <w:tcPr>
            <w:tcW w:w="2094" w:type="dxa"/>
            <w:vMerge/>
            <w:tcBorders>
              <w:top w:val="nil"/>
              <w:left w:val="single" w:sz="4" w:space="0" w:color="auto"/>
              <w:bottom w:val="single" w:sz="4" w:space="0" w:color="auto"/>
              <w:right w:val="single" w:sz="4" w:space="0" w:color="auto"/>
            </w:tcBorders>
            <w:vAlign w:val="center"/>
            <w:hideMark/>
          </w:tcPr>
          <w:p w14:paraId="0E27BF58" w14:textId="77777777" w:rsidR="00C8174F" w:rsidRPr="00C8174F" w:rsidRDefault="00C8174F" w:rsidP="00C8174F">
            <w:pPr>
              <w:spacing w:line="240" w:lineRule="auto"/>
              <w:jc w:val="left"/>
              <w:rPr>
                <w:rFonts w:ascii="Calibri" w:eastAsia="Times New Roman" w:hAnsi="Calibri" w:cs="Calibri"/>
                <w:color w:val="000000"/>
                <w:lang w:eastAsia="es-ES"/>
              </w:rPr>
            </w:pPr>
          </w:p>
        </w:tc>
      </w:tr>
      <w:bookmarkEnd w:id="160"/>
    </w:tbl>
    <w:p w14:paraId="25431940" w14:textId="77777777" w:rsidR="001F44B0" w:rsidRDefault="001F44B0" w:rsidP="001F44B0">
      <w:pPr>
        <w:pStyle w:val="Normal1"/>
        <w:rPr>
          <w:color w:val="FF0000"/>
        </w:rPr>
      </w:pPr>
    </w:p>
    <w:p w14:paraId="42440CA2" w14:textId="77777777" w:rsidR="00632ADC" w:rsidRDefault="00632ADC" w:rsidP="001F44B0">
      <w:pPr>
        <w:pStyle w:val="Normal1"/>
      </w:pPr>
    </w:p>
    <w:p w14:paraId="4DFF4DBE" w14:textId="77777777" w:rsidR="002E0A0A" w:rsidRDefault="002E0A0A" w:rsidP="002E0A0A">
      <w:pPr>
        <w:pStyle w:val="subt2"/>
      </w:pPr>
    </w:p>
    <w:p w14:paraId="48CE61C4" w14:textId="77777777" w:rsidR="002E0A0A" w:rsidRDefault="002E0A0A" w:rsidP="002E0A0A">
      <w:pPr>
        <w:pStyle w:val="subt2"/>
      </w:pPr>
    </w:p>
    <w:p w14:paraId="24B0539A" w14:textId="77777777" w:rsidR="002E0A0A" w:rsidRDefault="002E0A0A" w:rsidP="002E0A0A">
      <w:pPr>
        <w:pStyle w:val="subt2"/>
      </w:pPr>
    </w:p>
    <w:p w14:paraId="30EB250F" w14:textId="77777777" w:rsidR="002E0A0A" w:rsidRDefault="002E0A0A" w:rsidP="002E0A0A">
      <w:pPr>
        <w:pStyle w:val="subt2"/>
      </w:pPr>
    </w:p>
    <w:p w14:paraId="5A7ED4A0" w14:textId="2259EB92" w:rsidR="002E0A0A" w:rsidRDefault="0017297A" w:rsidP="002E0A0A">
      <w:pPr>
        <w:pStyle w:val="subt2"/>
        <w:sectPr w:rsidR="002E0A0A" w:rsidSect="00434434">
          <w:type w:val="continuous"/>
          <w:pgSz w:w="11906" w:h="16838"/>
          <w:pgMar w:top="238" w:right="1418" w:bottom="1418" w:left="1418" w:header="709" w:footer="709" w:gutter="0"/>
          <w:cols w:space="708"/>
          <w:titlePg/>
          <w:docGrid w:linePitch="360"/>
        </w:sectPr>
      </w:pPr>
      <w:bookmarkStart w:id="161" w:name="_Toc159948287"/>
      <w:r>
        <w:lastRenderedPageBreak/>
        <w:t>Arquitectura global</w:t>
      </w:r>
      <w:r w:rsidR="002E0A0A">
        <w:t>.</w:t>
      </w:r>
      <w:bookmarkEnd w:id="161"/>
    </w:p>
    <w:p w14:paraId="1EF00E92" w14:textId="4FA02E2A" w:rsidR="001F44B0" w:rsidRDefault="002E0A0A" w:rsidP="001F44B0">
      <w:pPr>
        <w:pStyle w:val="Normal1"/>
      </w:pPr>
      <w:r>
        <w:t xml:space="preserve">El filtro FIR es un módulo </w:t>
      </w:r>
      <w:r w:rsidR="009341D8">
        <w:t xml:space="preserve">que forma parte </w:t>
      </w:r>
      <w:r>
        <w:t>de un sistema mayor</w:t>
      </w:r>
      <w:r w:rsidR="00A148EA">
        <w:t>; en</w:t>
      </w:r>
      <w:r>
        <w:t xml:space="preserve"> este apartado se </w:t>
      </w:r>
      <w:r w:rsidR="00A148EA">
        <w:t xml:space="preserve">explican las características de la transferencia de datos entre la plataforma de adquisición y el filtro, y se </w:t>
      </w:r>
      <w:r>
        <w:t>describ</w:t>
      </w:r>
      <w:r w:rsidR="00A148EA">
        <w:t xml:space="preserve">e la arquitectura global. </w:t>
      </w:r>
    </w:p>
    <w:p w14:paraId="2737B66C" w14:textId="77777777" w:rsidR="000C2F73" w:rsidRDefault="000C2F73" w:rsidP="001F44B0">
      <w:pPr>
        <w:pStyle w:val="Normal1"/>
      </w:pPr>
    </w:p>
    <w:p w14:paraId="05D52EE0" w14:textId="536B523D" w:rsidR="00CA17EC" w:rsidRDefault="00A148EA" w:rsidP="001F44B0">
      <w:pPr>
        <w:pStyle w:val="Normal1"/>
      </w:pPr>
      <w:r>
        <w:t xml:space="preserve">La plataforma ADS1298R </w:t>
      </w:r>
      <w:r w:rsidR="005247C3">
        <w:t>(</w:t>
      </w:r>
      <w:hyperlink w:anchor="fig7" w:history="1">
        <w:r w:rsidR="005247C3" w:rsidRPr="00665968">
          <w:t>figura 7</w:t>
        </w:r>
      </w:hyperlink>
      <w:r w:rsidR="005247C3">
        <w:t xml:space="preserve">) </w:t>
      </w:r>
      <w:r>
        <w:t xml:space="preserve">muestrea 8 canales de manera simultánea y envía los datos cuantificados en 24 bits por protocolo SPI hacia un buffer o registro de desplazamiento. La comunicación SPI transmite </w:t>
      </w:r>
      <w:r w:rsidR="00CA17EC">
        <w:t xml:space="preserve">9 tramas de bits en serie, la primera es el </w:t>
      </w:r>
      <w:proofErr w:type="gramStart"/>
      <w:r w:rsidR="00CA17EC">
        <w:rPr>
          <w:i/>
          <w:iCs/>
        </w:rPr>
        <w:t>status</w:t>
      </w:r>
      <w:proofErr w:type="gramEnd"/>
      <w:r w:rsidR="00CA17EC">
        <w:rPr>
          <w:i/>
          <w:iCs/>
        </w:rPr>
        <w:t xml:space="preserve"> </w:t>
      </w:r>
      <w:proofErr w:type="spellStart"/>
      <w:r w:rsidR="00CA17EC">
        <w:rPr>
          <w:i/>
          <w:iCs/>
        </w:rPr>
        <w:t>word</w:t>
      </w:r>
      <w:proofErr w:type="spellEnd"/>
      <w:r w:rsidR="00CA17EC">
        <w:rPr>
          <w:i/>
          <w:iCs/>
        </w:rPr>
        <w:t xml:space="preserve"> </w:t>
      </w:r>
      <w:r w:rsidR="00CA17EC">
        <w:t xml:space="preserve">que transporta información de registros de configuración del controlador SPI y las 8 tramas restantes transportan los datos muestreados de los respetivos canales.  En el buffer de llegada, tanto el </w:t>
      </w:r>
      <w:proofErr w:type="gramStart"/>
      <w:r w:rsidR="00CA17EC">
        <w:rPr>
          <w:i/>
          <w:iCs/>
        </w:rPr>
        <w:t>status</w:t>
      </w:r>
      <w:proofErr w:type="gramEnd"/>
      <w:r w:rsidR="00CA17EC">
        <w:rPr>
          <w:i/>
          <w:iCs/>
        </w:rPr>
        <w:t xml:space="preserve"> </w:t>
      </w:r>
      <w:proofErr w:type="spellStart"/>
      <w:r w:rsidR="00CA17EC">
        <w:rPr>
          <w:i/>
          <w:iCs/>
        </w:rPr>
        <w:t>word</w:t>
      </w:r>
      <w:proofErr w:type="spellEnd"/>
      <w:r w:rsidR="00CA17EC">
        <w:rPr>
          <w:i/>
          <w:iCs/>
        </w:rPr>
        <w:t xml:space="preserve"> </w:t>
      </w:r>
      <w:r w:rsidR="00CA17EC">
        <w:t xml:space="preserve">como los datos de los canales se </w:t>
      </w:r>
      <w:proofErr w:type="spellStart"/>
      <w:r w:rsidR="00CA17EC">
        <w:t>recuantifican</w:t>
      </w:r>
      <w:proofErr w:type="spellEnd"/>
      <w:r w:rsidR="00CA17EC">
        <w:t xml:space="preserve"> a 32 bits y se codifica un identificador numérico en los 4 bits más significativos para poder diferencias los canales entre sí y con el </w:t>
      </w:r>
      <w:r w:rsidR="00CA17EC">
        <w:rPr>
          <w:i/>
          <w:iCs/>
        </w:rPr>
        <w:t xml:space="preserve">status </w:t>
      </w:r>
      <w:proofErr w:type="spellStart"/>
      <w:r w:rsidR="00CA17EC">
        <w:rPr>
          <w:i/>
          <w:iCs/>
        </w:rPr>
        <w:t>word</w:t>
      </w:r>
      <w:proofErr w:type="spellEnd"/>
      <w:r w:rsidR="00B73A44">
        <w:t xml:space="preserve"> (</w:t>
      </w:r>
      <w:hyperlink w:anchor="fig29" w:history="1">
        <w:r w:rsidR="00B73A44" w:rsidRPr="007F6538">
          <w:t>figura 29</w:t>
        </w:r>
      </w:hyperlink>
      <w:r w:rsidR="00B73A44">
        <w:t>).</w:t>
      </w:r>
    </w:p>
    <w:p w14:paraId="7C806737" w14:textId="77777777" w:rsidR="00B73A44" w:rsidRDefault="00B73A44" w:rsidP="001F44B0">
      <w:pPr>
        <w:pStyle w:val="Normal1"/>
      </w:pPr>
    </w:p>
    <w:p w14:paraId="459127B1" w14:textId="77777777" w:rsidR="00B73A44" w:rsidRDefault="00B73A44" w:rsidP="00B73A44">
      <w:pPr>
        <w:pStyle w:val="Normal1"/>
        <w:keepNext/>
      </w:pPr>
      <w:bookmarkStart w:id="162" w:name="fig29"/>
      <w:r w:rsidRPr="00B73A44">
        <w:rPr>
          <w:noProof/>
        </w:rPr>
        <w:drawing>
          <wp:inline distT="0" distB="0" distL="0" distR="0" wp14:anchorId="386FF33A" wp14:editId="1B4E552E">
            <wp:extent cx="5759450" cy="534572"/>
            <wp:effectExtent l="0" t="0" r="0" b="0"/>
            <wp:docPr id="142613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766" name=""/>
                    <pic:cNvPicPr/>
                  </pic:nvPicPr>
                  <pic:blipFill rotWithShape="1">
                    <a:blip r:embed="rId51"/>
                    <a:srcRect b="12032"/>
                    <a:stretch/>
                  </pic:blipFill>
                  <pic:spPr bwMode="auto">
                    <a:xfrm>
                      <a:off x="0" y="0"/>
                      <a:ext cx="5759450" cy="534572"/>
                    </a:xfrm>
                    <a:prstGeom prst="rect">
                      <a:avLst/>
                    </a:prstGeom>
                    <a:ln>
                      <a:noFill/>
                    </a:ln>
                    <a:extLst>
                      <a:ext uri="{53640926-AAD7-44D8-BBD7-CCE9431645EC}">
                        <a14:shadowObscured xmlns:a14="http://schemas.microsoft.com/office/drawing/2010/main"/>
                      </a:ext>
                    </a:extLst>
                  </pic:spPr>
                </pic:pic>
              </a:graphicData>
            </a:graphic>
          </wp:inline>
        </w:drawing>
      </w:r>
      <w:bookmarkEnd w:id="162"/>
    </w:p>
    <w:p w14:paraId="70775C25" w14:textId="27884D85" w:rsidR="00CA17EC" w:rsidRDefault="00B73A44" w:rsidP="00270D8F">
      <w:pPr>
        <w:pStyle w:val="Descripcin"/>
      </w:pPr>
      <w:bookmarkStart w:id="163" w:name="_Toc159795928"/>
      <w:r>
        <w:t xml:space="preserve">Figura </w:t>
      </w:r>
      <w:r>
        <w:fldChar w:fldCharType="begin"/>
      </w:r>
      <w:r>
        <w:instrText xml:space="preserve"> SEQ Figura \* ARABIC </w:instrText>
      </w:r>
      <w:r>
        <w:fldChar w:fldCharType="separate"/>
      </w:r>
      <w:r w:rsidR="00270D8F">
        <w:rPr>
          <w:noProof/>
        </w:rPr>
        <w:t>2</w:t>
      </w:r>
      <w:r>
        <w:fldChar w:fldCharType="end"/>
      </w:r>
      <w:r>
        <w:t xml:space="preserve">9: Ejemplo de trama de datos </w:t>
      </w:r>
      <w:r w:rsidR="009341D8">
        <w:t>que almacena el buffer receptor de la comunicación SPI. L</w:t>
      </w:r>
      <w:r>
        <w:t xml:space="preserve">a señal EMG </w:t>
      </w:r>
      <w:r w:rsidR="009341D8">
        <w:t xml:space="preserve">se codifica </w:t>
      </w:r>
      <w:r>
        <w:t>en los primeros 24 bits</w:t>
      </w:r>
      <w:r w:rsidR="00270D8F">
        <w:t xml:space="preserve"> (del bit 0 al bit 23)</w:t>
      </w:r>
      <w:r>
        <w:t xml:space="preserve"> y el identificador del canal al que corresponde </w:t>
      </w:r>
      <w:r w:rsidR="009341D8">
        <w:t xml:space="preserve">la señal </w:t>
      </w:r>
      <w:r>
        <w:t>en los 4 bits más significativos</w:t>
      </w:r>
      <w:r w:rsidR="00270D8F">
        <w:t xml:space="preserve"> (del bit 27 al bit 31)</w:t>
      </w:r>
      <w:r>
        <w:t>, los 4 bits intermedios quedan disponibles para aplicaciones futuras.</w:t>
      </w:r>
      <w:bookmarkEnd w:id="163"/>
    </w:p>
    <w:p w14:paraId="080D3076" w14:textId="77777777" w:rsidR="0017297A" w:rsidRPr="0017297A" w:rsidRDefault="0017297A" w:rsidP="0017297A"/>
    <w:p w14:paraId="7B6A6AB3" w14:textId="20D0E9FA" w:rsidR="00A148EA" w:rsidRDefault="00CA17EC" w:rsidP="001F44B0">
      <w:pPr>
        <w:pStyle w:val="Normal1"/>
      </w:pPr>
      <w:r>
        <w:t xml:space="preserve">La transmisión de datos entre el buffer y el </w:t>
      </w:r>
      <w:r w:rsidR="00270D8F">
        <w:t xml:space="preserve">módulo de filtrado </w:t>
      </w:r>
      <w:r>
        <w:t xml:space="preserve">se realiza por el protocolo AXIS o AXI </w:t>
      </w:r>
      <w:proofErr w:type="spellStart"/>
      <w:r>
        <w:t>Stream</w:t>
      </w:r>
      <w:proofErr w:type="spellEnd"/>
      <w:r>
        <w:t xml:space="preserve"> de 32 bits de ancho de trama</w:t>
      </w:r>
      <w:r w:rsidR="00270D8F">
        <w:t>. El bloque de filtrado puede implementar tantas réplicas del filtro como canales hay conectados, o bien encolar el contenido de los canales para ser procesados por el mismo filtro uno a uno; ambas opciones son viables en términos de latencia y de consumo de recursos por los amplios márgenes que se han observado en el apartado anterior.</w:t>
      </w:r>
    </w:p>
    <w:p w14:paraId="287C5F6F" w14:textId="77777777" w:rsidR="00270D8F" w:rsidRDefault="00270D8F" w:rsidP="001F44B0">
      <w:pPr>
        <w:pStyle w:val="Normal1"/>
      </w:pPr>
    </w:p>
    <w:p w14:paraId="47B1531A" w14:textId="1561F067" w:rsidR="00E177C2" w:rsidRDefault="00270D8F" w:rsidP="001F44B0">
      <w:pPr>
        <w:pStyle w:val="Normal1"/>
      </w:pPr>
      <w:r>
        <w:t>Respecto al resto del sistema, l</w:t>
      </w:r>
      <w:r w:rsidR="002E0A0A">
        <w:t xml:space="preserve">a </w:t>
      </w:r>
      <w:hyperlink w:anchor="fig30" w:history="1">
        <w:r w:rsidR="002E0A0A" w:rsidRPr="007F6538">
          <w:t xml:space="preserve">figura </w:t>
        </w:r>
        <w:r w:rsidRPr="007F6538">
          <w:t>30</w:t>
        </w:r>
      </w:hyperlink>
      <w:r w:rsidR="002E0A0A">
        <w:t xml:space="preserve"> representa</w:t>
      </w:r>
      <w:r>
        <w:t>,</w:t>
      </w:r>
      <w:r w:rsidR="002E0A0A">
        <w:t xml:space="preserve"> </w:t>
      </w:r>
      <w:r>
        <w:t xml:space="preserve">en un diagrama de bloques, </w:t>
      </w:r>
      <w:r w:rsidR="002E0A0A">
        <w:t xml:space="preserve">los principales módulos y la conexión simbólica </w:t>
      </w:r>
      <w:r w:rsidR="000C2F73">
        <w:t>entre ellos, abstrayéndose, por ejemplo, de las señales de control y sincronización</w:t>
      </w:r>
      <w:r w:rsidR="00E177C2">
        <w:t xml:space="preserve"> de los buses</w:t>
      </w:r>
      <w:r w:rsidR="000C2F73">
        <w:t>.</w:t>
      </w:r>
    </w:p>
    <w:p w14:paraId="4480EFC9" w14:textId="77777777" w:rsidR="00270D8F" w:rsidRDefault="00E177C2" w:rsidP="00270D8F">
      <w:pPr>
        <w:pStyle w:val="Normal1"/>
        <w:keepNext/>
        <w:jc w:val="center"/>
      </w:pPr>
      <w:bookmarkStart w:id="164" w:name="fig30"/>
      <w:r w:rsidRPr="00E177C2">
        <w:rPr>
          <w:noProof/>
        </w:rPr>
        <w:lastRenderedPageBreak/>
        <w:drawing>
          <wp:inline distT="0" distB="0" distL="0" distR="0" wp14:anchorId="7C1E742E" wp14:editId="29E77839">
            <wp:extent cx="6310523" cy="2924270"/>
            <wp:effectExtent l="0" t="0" r="0" b="0"/>
            <wp:docPr id="49355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3802" name="Imagen 1" descr="Diagrama&#10;&#10;Descripción generada automáticamente"/>
                    <pic:cNvPicPr/>
                  </pic:nvPicPr>
                  <pic:blipFill rotWithShape="1">
                    <a:blip r:embed="rId52"/>
                    <a:srcRect l="287" t="2167" r="-287" b="-2167"/>
                    <a:stretch/>
                  </pic:blipFill>
                  <pic:spPr>
                    <a:xfrm>
                      <a:off x="0" y="0"/>
                      <a:ext cx="6324300" cy="2930654"/>
                    </a:xfrm>
                    <a:prstGeom prst="rect">
                      <a:avLst/>
                    </a:prstGeom>
                  </pic:spPr>
                </pic:pic>
              </a:graphicData>
            </a:graphic>
          </wp:inline>
        </w:drawing>
      </w:r>
      <w:bookmarkEnd w:id="164"/>
    </w:p>
    <w:p w14:paraId="7F9CB133" w14:textId="69B4C510" w:rsidR="00446E32" w:rsidRDefault="00270D8F" w:rsidP="0093260A">
      <w:pPr>
        <w:pStyle w:val="Descripcin"/>
        <w:jc w:val="center"/>
      </w:pPr>
      <w:bookmarkStart w:id="165" w:name="_Toc159795929"/>
      <w:r>
        <w:t xml:space="preserve">Figura </w:t>
      </w:r>
      <w:r>
        <w:fldChar w:fldCharType="begin"/>
      </w:r>
      <w:r>
        <w:instrText xml:space="preserve"> SEQ Figura \* ARABIC </w:instrText>
      </w:r>
      <w:r>
        <w:fldChar w:fldCharType="separate"/>
      </w:r>
      <w:r>
        <w:rPr>
          <w:noProof/>
        </w:rPr>
        <w:t>3</w:t>
      </w:r>
      <w:r>
        <w:fldChar w:fldCharType="end"/>
      </w:r>
      <w:r>
        <w:t xml:space="preserve">0: Diagrama de bloques de la arquitectura </w:t>
      </w:r>
      <w:proofErr w:type="spellStart"/>
      <w:r>
        <w:t>SoC</w:t>
      </w:r>
      <w:proofErr w:type="spellEnd"/>
      <w:r>
        <w:t xml:space="preserve"> (</w:t>
      </w:r>
      <w:proofErr w:type="spellStart"/>
      <w:r>
        <w:t>System</w:t>
      </w:r>
      <w:proofErr w:type="spellEnd"/>
      <w:r>
        <w:t xml:space="preserve"> </w:t>
      </w:r>
      <w:proofErr w:type="spellStart"/>
      <w:r>
        <w:t>on</w:t>
      </w:r>
      <w:proofErr w:type="spellEnd"/>
      <w:r>
        <w:t xml:space="preserve"> Chip) del sistema, donde el módulo “</w:t>
      </w:r>
      <w:proofErr w:type="spellStart"/>
      <w:r>
        <w:t>Moving</w:t>
      </w:r>
      <w:proofErr w:type="spellEnd"/>
      <w:r>
        <w:t xml:space="preserve"> RMS”, representa en este caso el filtro FIR. Imagen obtenida del articulo</w:t>
      </w:r>
      <w:r w:rsidR="0093260A">
        <w:t xml:space="preserve"> científico del proyecto en el que se enmarca este trabajo [</w:t>
      </w:r>
      <w:r w:rsidR="00EA7409">
        <w:t>1</w:t>
      </w:r>
      <w:hyperlink w:anchor="biblio" w:history="1">
        <w:r w:rsidR="00EA7409" w:rsidRPr="00EA7409">
          <w:t>0</w:t>
        </w:r>
        <w:r w:rsidR="0093260A" w:rsidRPr="00EA7409">
          <w:t>]</w:t>
        </w:r>
      </w:hyperlink>
      <w:r w:rsidR="0093260A">
        <w:t>.</w:t>
      </w:r>
      <w:bookmarkEnd w:id="165"/>
    </w:p>
    <w:p w14:paraId="28469D3E" w14:textId="34E4F2F4" w:rsidR="006C5EEF" w:rsidRDefault="006C5EEF" w:rsidP="006C5EEF">
      <w:r>
        <w:t xml:space="preserve">La arquitectura también implementa un </w:t>
      </w:r>
      <w:proofErr w:type="spellStart"/>
      <w:r>
        <w:t>bux</w:t>
      </w:r>
      <w:proofErr w:type="spellEnd"/>
      <w:r>
        <w:t xml:space="preserve"> AXI4 – Lite para las señales de control y el intercambio de datos entre los diferentes módulos.</w:t>
      </w:r>
    </w:p>
    <w:p w14:paraId="6B2727CA" w14:textId="2F59EC37" w:rsidR="006C5EEF" w:rsidRPr="006C5EEF" w:rsidRDefault="006C5EEF" w:rsidP="006C5EEF">
      <w:r>
        <w:t xml:space="preserve">La envolvente de las señales EMG se procesan en el bloque de </w:t>
      </w:r>
      <w:proofErr w:type="spellStart"/>
      <w:r w:rsidRPr="006C5EEF">
        <w:rPr>
          <w:i/>
          <w:iCs/>
        </w:rPr>
        <w:t>Thresholding</w:t>
      </w:r>
      <w:proofErr w:type="spellEnd"/>
      <w:r>
        <w:rPr>
          <w:i/>
          <w:iCs/>
        </w:rPr>
        <w:t xml:space="preserve"> </w:t>
      </w:r>
      <w:r w:rsidRPr="006C5EEF">
        <w:t>para determinar el inicio de la activación muscular y llevar la información al lazo de control de un exoesqueleto.</w:t>
      </w:r>
    </w:p>
    <w:p w14:paraId="728EDAD9" w14:textId="38CD54D1" w:rsidR="00446E32" w:rsidRDefault="00446E32" w:rsidP="001F44B0">
      <w:pPr>
        <w:pStyle w:val="Normal1"/>
        <w:rPr>
          <w:color w:val="FF0000"/>
        </w:rPr>
      </w:pPr>
      <w:r>
        <w:rPr>
          <w:color w:val="FF0000"/>
        </w:rPr>
        <w:t>[A CONTINUACIÓN</w:t>
      </w:r>
      <w:r w:rsidR="000703CC">
        <w:rPr>
          <w:color w:val="FF0000"/>
        </w:rPr>
        <w:t xml:space="preserve"> BREVEMENTE Y MOSTRAR LOS RESULTADOS QUE SE MUESTRAN POR EL ILA</w:t>
      </w:r>
      <w:r w:rsidR="003765BA">
        <w:rPr>
          <w:color w:val="FF0000"/>
        </w:rPr>
        <w:t>]</w:t>
      </w:r>
    </w:p>
    <w:p w14:paraId="100B7353" w14:textId="77777777" w:rsidR="003765BA" w:rsidRDefault="003765BA" w:rsidP="001F44B0">
      <w:pPr>
        <w:pStyle w:val="Normal1"/>
        <w:rPr>
          <w:color w:val="FF0000"/>
        </w:rPr>
      </w:pPr>
    </w:p>
    <w:p w14:paraId="073E1407" w14:textId="3BE14874" w:rsidR="008A558A" w:rsidRPr="002347DB" w:rsidRDefault="003765BA" w:rsidP="002347DB">
      <w:pPr>
        <w:pStyle w:val="Normal1"/>
        <w:rPr>
          <w:color w:val="FF0000"/>
        </w:rPr>
      </w:pPr>
      <w:r>
        <w:rPr>
          <w:color w:val="FF0000"/>
        </w:rPr>
        <w:t xml:space="preserve">[POR OTRO LADO, LOS CÓDIGOS LOS PUEDES </w:t>
      </w:r>
      <w:r w:rsidR="006B1A07">
        <w:rPr>
          <w:color w:val="FF0000"/>
        </w:rPr>
        <w:t>SUBIR A GITHUB Y DECIR QUE SE ENCUENTRAN LAS FUENTES TAMBIÉN EN GITHUB]</w:t>
      </w:r>
      <w:r w:rsidR="008A558A">
        <w:rPr>
          <w:sz w:val="32"/>
          <w:szCs w:val="32"/>
        </w:rPr>
        <w:br w:type="page"/>
      </w:r>
    </w:p>
    <w:p w14:paraId="06A59E48" w14:textId="05FE48DE" w:rsidR="00487453" w:rsidRPr="00F37BC4" w:rsidRDefault="00487453" w:rsidP="00487453">
      <w:pPr>
        <w:pStyle w:val="titulo1"/>
        <w:numPr>
          <w:ilvl w:val="0"/>
          <w:numId w:val="4"/>
        </w:numPr>
        <w:ind w:left="284" w:hanging="284"/>
        <w:rPr>
          <w:sz w:val="36"/>
          <w:szCs w:val="36"/>
        </w:rPr>
      </w:pPr>
      <w:bookmarkStart w:id="166" w:name="_Toc159948288"/>
      <w:r w:rsidRPr="00082113">
        <w:rPr>
          <w:sz w:val="32"/>
          <w:szCs w:val="32"/>
        </w:rPr>
        <w:lastRenderedPageBreak/>
        <w:t>Conclusiones</w:t>
      </w:r>
      <w:bookmarkEnd w:id="166"/>
      <w:r w:rsidRPr="00082113">
        <w:rPr>
          <w:sz w:val="32"/>
          <w:szCs w:val="32"/>
        </w:rPr>
        <w:t xml:space="preserve"> </w:t>
      </w:r>
    </w:p>
    <w:p w14:paraId="535C9F1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Este trabajo se ha enfocado en la implementación del </w:t>
      </w:r>
      <w:proofErr w:type="spellStart"/>
      <w:r w:rsidRPr="005A3EAB">
        <w:rPr>
          <w:rFonts w:asciiTheme="majorHAnsi" w:hAnsiTheme="majorHAnsi"/>
        </w:rPr>
        <w:t>pre-procesamiento</w:t>
      </w:r>
      <w:proofErr w:type="spellEnd"/>
      <w:r w:rsidRPr="005A3EAB">
        <w:rPr>
          <w:rFonts w:asciiTheme="majorHAnsi" w:hAnsiTheme="majorHAnsi"/>
        </w:rPr>
        <w:t xml:space="preserve"> de señales de electromiografía (EMG) con el objetivo de extraer su envolvente, lo que permite trabajar con una representación más clara y útil en lugar de lidiar con las señales EMG en bruto, las cuales suelen tener una baja relación señal a ruido.</w:t>
      </w:r>
    </w:p>
    <w:p w14:paraId="2350C8A5"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Concretamente, se ha desarrollado un filtro digital de respuesta al impulso finita (FIR) debido al control preciso que ofrece sobre la frecuencia de corte en comparación con técnicas como la </w:t>
      </w:r>
      <w:proofErr w:type="gramStart"/>
      <w:r w:rsidRPr="005A3EAB">
        <w:rPr>
          <w:rFonts w:asciiTheme="majorHAnsi" w:hAnsiTheme="majorHAnsi"/>
        </w:rPr>
        <w:t>media móvil y la RMS móvil</w:t>
      </w:r>
      <w:proofErr w:type="gramEnd"/>
      <w:r w:rsidRPr="005A3EAB">
        <w:rPr>
          <w:rFonts w:asciiTheme="majorHAnsi" w:hAnsiTheme="majorHAnsi"/>
        </w:rPr>
        <w:t>. Además, los filtros FIR son más versátiles y reutilizables que un filtro IIR, ya que permite ajustar sus parámetros para adaptarse a diversas necesidades sin comprometer su estabilidad.</w:t>
      </w:r>
    </w:p>
    <w:p w14:paraId="6D2E22C0" w14:textId="01650424"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Mediante la herramienta de Matlab se han evaluado diferentes configuraciones del filtro, entre ellas, variaciones en el orden del filtro, la frecuencia de corte e incluso el tipo de ventana que afecta al cálculo de los coeficientes. Esta evaluación se ha realizado sobre señales de una base de datos de </w:t>
      </w:r>
      <w:ins w:id="167" w:author="alex lopez" w:date="2024-02-27T17:26:00Z">
        <w:r w:rsidR="007D0539">
          <w:rPr>
            <w:rFonts w:asciiTheme="majorHAnsi" w:hAnsiTheme="majorHAnsi"/>
          </w:rPr>
          <w:t xml:space="preserve">señales </w:t>
        </w:r>
      </w:ins>
      <w:r w:rsidRPr="005A3EAB">
        <w:rPr>
          <w:rFonts w:asciiTheme="majorHAnsi" w:hAnsiTheme="majorHAnsi"/>
        </w:rPr>
        <w:t>EMG</w:t>
      </w:r>
      <w:ins w:id="168" w:author="alex lopez" w:date="2024-02-27T17:26:00Z">
        <w:r w:rsidR="007D0539">
          <w:rPr>
            <w:rFonts w:asciiTheme="majorHAnsi" w:hAnsiTheme="majorHAnsi"/>
          </w:rPr>
          <w:t xml:space="preserve"> [</w:t>
        </w:r>
        <w:r w:rsidR="007D0539">
          <w:rPr>
            <w:rFonts w:asciiTheme="majorHAnsi" w:hAnsiTheme="majorHAnsi"/>
          </w:rPr>
          <w:fldChar w:fldCharType="begin"/>
        </w:r>
        <w:r w:rsidR="007D0539">
          <w:rPr>
            <w:rFonts w:asciiTheme="majorHAnsi" w:hAnsiTheme="majorHAnsi"/>
          </w:rPr>
          <w:instrText>HYPERLINK  \l "biblio"</w:instrText>
        </w:r>
        <w:r w:rsidR="007D0539">
          <w:rPr>
            <w:rFonts w:asciiTheme="majorHAnsi" w:hAnsiTheme="majorHAnsi"/>
          </w:rPr>
        </w:r>
        <w:r w:rsidR="007D0539">
          <w:rPr>
            <w:rFonts w:asciiTheme="majorHAnsi" w:hAnsiTheme="majorHAnsi"/>
          </w:rPr>
          <w:fldChar w:fldCharType="separate"/>
        </w:r>
        <w:r w:rsidR="007D0539" w:rsidRPr="007D0539">
          <w:rPr>
            <w:rStyle w:val="Hipervnculo"/>
            <w:rFonts w:asciiTheme="majorHAnsi" w:hAnsiTheme="majorHAnsi"/>
          </w:rPr>
          <w:t>6</w:t>
        </w:r>
        <w:r w:rsidR="007D0539">
          <w:rPr>
            <w:rFonts w:asciiTheme="majorHAnsi" w:hAnsiTheme="majorHAnsi"/>
          </w:rPr>
          <w:fldChar w:fldCharType="end"/>
        </w:r>
        <w:r w:rsidR="007D0539">
          <w:rPr>
            <w:rFonts w:asciiTheme="majorHAnsi" w:hAnsiTheme="majorHAnsi"/>
          </w:rPr>
          <w:t>]</w:t>
        </w:r>
      </w:ins>
      <w:r w:rsidRPr="005A3EAB">
        <w:rPr>
          <w:rFonts w:asciiTheme="majorHAnsi" w:hAnsiTheme="majorHAnsi"/>
        </w:rPr>
        <w:t xml:space="preserve">, y </w:t>
      </w:r>
      <w:del w:id="169" w:author="alex lopez" w:date="2024-02-27T17:27:00Z">
        <w:r w:rsidRPr="005A3EAB" w:rsidDel="007D0539">
          <w:rPr>
            <w:rFonts w:asciiTheme="majorHAnsi" w:hAnsiTheme="majorHAnsi"/>
          </w:rPr>
          <w:delText xml:space="preserve">comparando los resultados con los de la base de datos, </w:delText>
        </w:r>
      </w:del>
      <w:r w:rsidRPr="005A3EAB">
        <w:rPr>
          <w:rFonts w:asciiTheme="majorHAnsi" w:hAnsiTheme="majorHAnsi"/>
        </w:rPr>
        <w:t xml:space="preserve">se ha concluido que el que mejor comportamiento tiene es un filtro FIR utilizando una ventana de </w:t>
      </w:r>
      <w:proofErr w:type="spellStart"/>
      <w:r w:rsidRPr="005A3EAB">
        <w:rPr>
          <w:rFonts w:asciiTheme="majorHAnsi" w:hAnsiTheme="majorHAnsi"/>
        </w:rPr>
        <w:t>Hamming</w:t>
      </w:r>
      <w:proofErr w:type="spellEnd"/>
      <w:r w:rsidRPr="005A3EAB">
        <w:rPr>
          <w:rFonts w:asciiTheme="majorHAnsi" w:hAnsiTheme="majorHAnsi"/>
        </w:rPr>
        <w:t xml:space="preserve">, comparado con otro tipo de ventanas como Kaiser y </w:t>
      </w:r>
      <w:proofErr w:type="spellStart"/>
      <w:r w:rsidRPr="005A3EAB">
        <w:rPr>
          <w:rFonts w:asciiTheme="majorHAnsi" w:hAnsiTheme="majorHAnsi"/>
        </w:rPr>
        <w:t>Blackman</w:t>
      </w:r>
      <w:proofErr w:type="spellEnd"/>
      <w:r w:rsidRPr="005A3EAB">
        <w:rPr>
          <w:rFonts w:asciiTheme="majorHAnsi" w:hAnsiTheme="majorHAnsi"/>
        </w:rPr>
        <w:t>.</w:t>
      </w:r>
    </w:p>
    <w:p w14:paraId="1DF82486"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Para llevar a cabo la implementación se ha hecho uso de una FPGA, por su capacidad de concurrencia de procesos en el hardware, y el uso de las herramientas de síntesis de alto nivel (HLS) para la implementación del filtro. El código en C que describe el comportamiento del filtro FIR ha superado satisfactoriamente </w:t>
      </w:r>
      <w:proofErr w:type="gramStart"/>
      <w:r w:rsidRPr="005A3EAB">
        <w:rPr>
          <w:rFonts w:asciiTheme="majorHAnsi" w:hAnsiTheme="majorHAnsi"/>
        </w:rPr>
        <w:t>el test</w:t>
      </w:r>
      <w:proofErr w:type="gramEnd"/>
      <w:r w:rsidRPr="005A3EAB">
        <w:rPr>
          <w:rFonts w:asciiTheme="majorHAnsi" w:hAnsiTheme="majorHAnsi"/>
        </w:rPr>
        <w:t xml:space="preserve"> del banco de pruebas, con un error promedio de 9,49e-6 y un error por muestra menor del 0,001. Además, los resultados de la síntesis indican un consumo mínimo de recursos, proporcionando margen suficiente para replicar este filtro para los diferentes canales, y garantizando al mismo tiempo una latencia viable que cuenta con un amplio margen respecto a la latencia máxima.</w:t>
      </w:r>
    </w:p>
    <w:p w14:paraId="539DFD6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La síntesis con directivas de usuario de </w:t>
      </w:r>
      <w:proofErr w:type="spellStart"/>
      <w:r w:rsidRPr="005A3EAB">
        <w:rPr>
          <w:rFonts w:asciiTheme="majorHAnsi" w:hAnsiTheme="majorHAnsi"/>
        </w:rPr>
        <w:t>Vitis</w:t>
      </w:r>
      <w:proofErr w:type="spellEnd"/>
      <w:r w:rsidRPr="005A3EAB">
        <w:rPr>
          <w:rFonts w:asciiTheme="majorHAnsi" w:hAnsiTheme="majorHAnsi"/>
        </w:rPr>
        <w:t xml:space="preserve"> HLS ha puesto de manifiesto el impacto que estas tienen en la utilización de recursos, tanto en cantidad como en tipos, así como en la latencia total y de iteración. Sin embargo, debido a la relativa sencillez del filtro implementado, la diferencia en comparación con la síntesis sin directivas no es significativa. Para realizar un análisis más preciso del efecto de las directivas, sería necesario probarlas en un algoritmo más complejo, como el de una transformada rápida de Fourier (FFT).</w:t>
      </w:r>
    </w:p>
    <w:p w14:paraId="1BC00683" w14:textId="6F1002C8" w:rsidR="00F37BC4" w:rsidRDefault="005A3EAB" w:rsidP="005A3EAB">
      <w:pPr>
        <w:spacing w:after="160" w:line="259" w:lineRule="auto"/>
        <w:jc w:val="left"/>
        <w:rPr>
          <w:rFonts w:asciiTheme="majorHAnsi" w:hAnsiTheme="majorHAnsi"/>
        </w:rPr>
      </w:pPr>
      <w:r w:rsidRPr="005A3EAB">
        <w:rPr>
          <w:rFonts w:asciiTheme="majorHAnsi" w:hAnsiTheme="majorHAnsi"/>
        </w:rPr>
        <w:t xml:space="preserve">Por último, la integración del diseño con el resto del sistema supone un pequeño cambio en la arquitectura, para adaptarlo con el formato de entrada de datos. Las pruebas realizadas con el conjunto muestran que el diseño </w:t>
      </w:r>
      <w:proofErr w:type="spellStart"/>
      <w:r w:rsidRPr="005A3EAB">
        <w:rPr>
          <w:rFonts w:asciiTheme="majorHAnsi" w:hAnsiTheme="majorHAnsi"/>
        </w:rPr>
        <w:t>adel</w:t>
      </w:r>
      <w:proofErr w:type="spellEnd"/>
      <w:r w:rsidRPr="005A3EAB">
        <w:rPr>
          <w:rFonts w:asciiTheme="majorHAnsi" w:hAnsiTheme="majorHAnsi"/>
        </w:rPr>
        <w:t xml:space="preserve"> filtro funciona a falta de realizar las pruebas clínicas correspondientes y validar el funcionamiento en tiempo real.</w:t>
      </w:r>
    </w:p>
    <w:p w14:paraId="039B594C" w14:textId="2578A4A3" w:rsidR="001F75E6" w:rsidRPr="00C248DF" w:rsidRDefault="001F75E6" w:rsidP="005A3EAB">
      <w:pPr>
        <w:spacing w:after="160" w:line="259" w:lineRule="auto"/>
        <w:jc w:val="left"/>
        <w:rPr>
          <w:rFonts w:eastAsiaTheme="majorEastAsia" w:cs="Times New Roman"/>
          <w:color w:val="000000" w:themeColor="text1"/>
          <w:sz w:val="32"/>
          <w:szCs w:val="32"/>
          <w:u w:val="single"/>
        </w:rPr>
      </w:pPr>
      <w:r>
        <w:rPr>
          <w:rFonts w:asciiTheme="majorHAnsi" w:hAnsiTheme="majorHAnsi"/>
        </w:rPr>
        <w:t xml:space="preserve">Para el desarrollo práctico y teórico de este trabajo </w:t>
      </w:r>
      <w:r w:rsidR="000A720C">
        <w:rPr>
          <w:rFonts w:asciiTheme="majorHAnsi" w:hAnsiTheme="majorHAnsi"/>
        </w:rPr>
        <w:t xml:space="preserve">ha sido necesaria </w:t>
      </w:r>
      <w:r>
        <w:rPr>
          <w:rFonts w:asciiTheme="majorHAnsi" w:hAnsiTheme="majorHAnsi"/>
        </w:rPr>
        <w:t xml:space="preserve">una formación complementaría en el uso del lenguaje de alto nivel para descripción de hardware, </w:t>
      </w:r>
      <w:r w:rsidR="000A720C">
        <w:rPr>
          <w:rFonts w:asciiTheme="majorHAnsi" w:hAnsiTheme="majorHAnsi"/>
        </w:rPr>
        <w:t xml:space="preserve">conocido como </w:t>
      </w:r>
      <w:r>
        <w:rPr>
          <w:rFonts w:asciiTheme="majorHAnsi" w:hAnsiTheme="majorHAnsi"/>
        </w:rPr>
        <w:t>HLS, que no se ha</w:t>
      </w:r>
      <w:r w:rsidR="000A720C">
        <w:rPr>
          <w:rFonts w:asciiTheme="majorHAnsi" w:hAnsiTheme="majorHAnsi"/>
        </w:rPr>
        <w:t>bía</w:t>
      </w:r>
      <w:r>
        <w:rPr>
          <w:rFonts w:asciiTheme="majorHAnsi" w:hAnsiTheme="majorHAnsi"/>
        </w:rPr>
        <w:t xml:space="preserve"> </w:t>
      </w:r>
      <w:r w:rsidR="000A720C">
        <w:rPr>
          <w:rFonts w:asciiTheme="majorHAnsi" w:hAnsiTheme="majorHAnsi"/>
        </w:rPr>
        <w:lastRenderedPageBreak/>
        <w:t>abordado</w:t>
      </w:r>
      <w:r>
        <w:rPr>
          <w:rFonts w:asciiTheme="majorHAnsi" w:hAnsiTheme="majorHAnsi"/>
        </w:rPr>
        <w:t xml:space="preserve"> </w:t>
      </w:r>
      <w:r w:rsidR="000A720C">
        <w:rPr>
          <w:rFonts w:asciiTheme="majorHAnsi" w:hAnsiTheme="majorHAnsi"/>
        </w:rPr>
        <w:t>en el grado</w:t>
      </w:r>
      <w:r>
        <w:rPr>
          <w:rFonts w:asciiTheme="majorHAnsi" w:hAnsiTheme="majorHAnsi"/>
        </w:rPr>
        <w:t>. También ha requerido una profundización en algunos conceptos</w:t>
      </w:r>
      <w:r w:rsidR="000A720C">
        <w:rPr>
          <w:rFonts w:asciiTheme="majorHAnsi" w:hAnsiTheme="majorHAnsi"/>
        </w:rPr>
        <w:t xml:space="preserve"> que sí se han impartido, como</w:t>
      </w:r>
      <w:r>
        <w:rPr>
          <w:rFonts w:asciiTheme="majorHAnsi" w:hAnsiTheme="majorHAnsi"/>
        </w:rPr>
        <w:t xml:space="preserve"> la cuantificación de señales digitales o el diseño de filtros digitales.</w:t>
      </w:r>
      <w:r w:rsidR="000A720C">
        <w:rPr>
          <w:rFonts w:asciiTheme="majorHAnsi" w:hAnsiTheme="majorHAnsi"/>
        </w:rPr>
        <w:t xml:space="preserve"> Como resultado, se ha ampliado el conocimiento en el ámbito del diseño electrónico digital y se ha adquirido una mayor comprensión de los conceptos teóricos involucrados en este trabajo.</w:t>
      </w:r>
    </w:p>
    <w:p w14:paraId="5930B75C" w14:textId="77777777" w:rsidR="008A558A" w:rsidRDefault="008A558A">
      <w:pPr>
        <w:spacing w:after="160" w:line="259" w:lineRule="auto"/>
        <w:jc w:val="left"/>
        <w:rPr>
          <w:rFonts w:eastAsiaTheme="majorEastAsia" w:cs="Times New Roman"/>
          <w:color w:val="000000" w:themeColor="text1"/>
          <w:sz w:val="32"/>
          <w:szCs w:val="32"/>
        </w:rPr>
      </w:pPr>
      <w:r>
        <w:rPr>
          <w:sz w:val="32"/>
          <w:szCs w:val="32"/>
        </w:rPr>
        <w:br w:type="page"/>
      </w:r>
    </w:p>
    <w:p w14:paraId="0B94CE48" w14:textId="4384D01D" w:rsidR="00082113" w:rsidRPr="00082113" w:rsidRDefault="00082113" w:rsidP="00082113">
      <w:pPr>
        <w:pStyle w:val="titulo1"/>
        <w:numPr>
          <w:ilvl w:val="0"/>
          <w:numId w:val="4"/>
        </w:numPr>
        <w:ind w:left="284" w:hanging="284"/>
        <w:rPr>
          <w:sz w:val="36"/>
          <w:szCs w:val="36"/>
        </w:rPr>
      </w:pPr>
      <w:bookmarkStart w:id="170" w:name="biblio"/>
      <w:bookmarkStart w:id="171" w:name="_Toc159948289"/>
      <w:r w:rsidRPr="00082113">
        <w:rPr>
          <w:sz w:val="32"/>
          <w:szCs w:val="32"/>
        </w:rPr>
        <w:lastRenderedPageBreak/>
        <w:t>Bibliografía</w:t>
      </w:r>
      <w:bookmarkEnd w:id="171"/>
    </w:p>
    <w:bookmarkEnd w:id="170"/>
    <w:p w14:paraId="59696B76" w14:textId="16A9F3BE" w:rsidR="007E1E5C" w:rsidRDefault="007E1E5C" w:rsidP="00EA7409">
      <w:pPr>
        <w:pStyle w:val="Prrafodelista"/>
        <w:numPr>
          <w:ilvl w:val="0"/>
          <w:numId w:val="14"/>
        </w:numPr>
        <w:spacing w:before="120" w:after="0"/>
        <w:ind w:left="646" w:hanging="357"/>
        <w:contextualSpacing w:val="0"/>
      </w:pPr>
      <w:r>
        <w:t xml:space="preserve">Personas con discapacidad por dificultad en el desplazamiento, tipo de discapacidad y tipo de indicador. </w:t>
      </w:r>
      <w:r w:rsidRPr="005D0007">
        <w:rPr>
          <w:i/>
          <w:iCs/>
        </w:rPr>
        <w:t>INE</w:t>
      </w:r>
      <w:r>
        <w:t xml:space="preserve">. [consulta: 23 septiembre 2023]. Disponible en: </w:t>
      </w:r>
      <w:hyperlink r:id="rId53" w:anchor="!tabs-grafico" w:history="1">
        <w:r>
          <w:rPr>
            <w:rStyle w:val="Hipervnculo"/>
          </w:rPr>
          <w:t>https://www.ine.es/jaxi/Datos.htm?path=/t22/e308/meto_05/modulo/base_2011/2002/l0/&amp;file=00025.px#!tabs-grafico</w:t>
        </w:r>
      </w:hyperlink>
      <w:r>
        <w:t>.</w:t>
      </w:r>
    </w:p>
    <w:p w14:paraId="4646E358" w14:textId="1BE1EB01" w:rsidR="00A5318B" w:rsidRDefault="00A5318B" w:rsidP="00EA7409">
      <w:pPr>
        <w:pStyle w:val="Prrafodelista"/>
        <w:numPr>
          <w:ilvl w:val="0"/>
          <w:numId w:val="14"/>
        </w:numPr>
        <w:spacing w:before="120" w:after="0"/>
        <w:ind w:left="646" w:hanging="357"/>
        <w:contextualSpacing w:val="0"/>
      </w:pPr>
      <w:proofErr w:type="spellStart"/>
      <w:r>
        <w:t>INEbase</w:t>
      </w:r>
      <w:proofErr w:type="spellEnd"/>
      <w:r>
        <w:t xml:space="preserve"> / Sociedad /Salud /Encuestas de discapacidades / Últimos datos. </w:t>
      </w:r>
      <w:r w:rsidRPr="005D0007">
        <w:rPr>
          <w:i/>
          <w:iCs/>
        </w:rPr>
        <w:t>INE</w:t>
      </w:r>
      <w:r>
        <w:t xml:space="preserve"> [en línea], [sin fecha]. [consulta: 23 septiembre 2023]. Disponible en: </w:t>
      </w:r>
      <w:hyperlink r:id="rId54" w:history="1">
        <w:r>
          <w:rPr>
            <w:rStyle w:val="Hipervnculo"/>
          </w:rPr>
          <w:t>https://www.ine.es/dyngs/INEbase/es/operacion.htm?c=Estadistica_C&amp;cid=1254736176782&amp;menu=ultiDatos&amp;idp=1254735573175</w:t>
        </w:r>
      </w:hyperlink>
      <w:r>
        <w:t xml:space="preserve">. </w:t>
      </w:r>
    </w:p>
    <w:p w14:paraId="57A63090" w14:textId="64F7AE19" w:rsidR="00A5318B" w:rsidRDefault="00A5318B" w:rsidP="00EA7409">
      <w:pPr>
        <w:pStyle w:val="Prrafodelista"/>
        <w:numPr>
          <w:ilvl w:val="0"/>
          <w:numId w:val="14"/>
        </w:numPr>
        <w:spacing w:before="120" w:after="0"/>
        <w:ind w:left="646" w:hanging="357"/>
        <w:contextualSpacing w:val="0"/>
        <w:rPr>
          <w:rStyle w:val="Hipervnculo"/>
        </w:rPr>
      </w:pPr>
      <w:r>
        <w:t xml:space="preserve">CSIC Nota de prensa, lunes 13 de febrero de 2017. </w:t>
      </w:r>
      <w:hyperlink r:id="rId55" w:history="1">
        <w:r w:rsidRPr="00AE3444">
          <w:rPr>
            <w:rStyle w:val="Hipervnculo"/>
          </w:rPr>
          <w:t>https://www.csic.es/sites/www.csic.es/files/13febrero20017_exoesqueleto_0.pdf</w:t>
        </w:r>
      </w:hyperlink>
    </w:p>
    <w:p w14:paraId="7221DD31" w14:textId="351EAB17" w:rsidR="006F0814" w:rsidRPr="006F0814" w:rsidRDefault="006F0814" w:rsidP="00EA7409">
      <w:pPr>
        <w:pStyle w:val="Prrafodelista"/>
        <w:numPr>
          <w:ilvl w:val="0"/>
          <w:numId w:val="14"/>
        </w:numPr>
        <w:spacing w:before="120" w:after="0"/>
        <w:contextualSpacing w:val="0"/>
        <w:rPr>
          <w:rStyle w:val="Hipervnculo"/>
          <w:color w:val="auto"/>
          <w:u w:val="none"/>
        </w:rPr>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7B590105" w14:textId="6C7542EA" w:rsidR="00A5318B" w:rsidRPr="00A5318B" w:rsidRDefault="00A5318B" w:rsidP="00EA7409">
      <w:pPr>
        <w:pStyle w:val="Prrafodelista"/>
        <w:numPr>
          <w:ilvl w:val="0"/>
          <w:numId w:val="14"/>
        </w:numPr>
        <w:spacing w:before="120" w:after="0"/>
        <w:ind w:left="646" w:hanging="357"/>
        <w:contextualSpacing w:val="0"/>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117C8838" w14:textId="0D92EB38" w:rsidR="00EA7409" w:rsidRPr="00441BC1" w:rsidRDefault="006F0814" w:rsidP="00EA7409">
      <w:pPr>
        <w:pStyle w:val="Prrafodelista"/>
        <w:numPr>
          <w:ilvl w:val="0"/>
          <w:numId w:val="14"/>
        </w:numPr>
        <w:spacing w:before="120"/>
        <w:contextualSpacing w:val="0"/>
      </w:pPr>
      <w:r w:rsidRPr="006F0814">
        <w:rPr>
          <w:rFonts w:ascii="Segoe UI" w:hAnsi="Segoe UI" w:cs="Segoe UI"/>
          <w:color w:val="222222"/>
          <w:shd w:val="clear" w:color="auto" w:fill="FFFFFF"/>
        </w:rPr>
        <w:t xml:space="preserve">MOREIRA, L.C., FIGUEIREDO, J., FONSECA, P., VILAS-BOAS, J.P. y SANTOS, C., 2021. </w:t>
      </w:r>
      <w:r w:rsidRPr="006F0814">
        <w:rPr>
          <w:rFonts w:ascii="Segoe UI" w:hAnsi="Segoe UI" w:cs="Segoe UI"/>
          <w:color w:val="222222"/>
          <w:shd w:val="clear" w:color="auto" w:fill="FFFFFF"/>
          <w:lang w:val="en-GB"/>
        </w:rPr>
        <w:t>Lower limb kinematic, kinetic, and EMG data during walking motion under controlled speeds [</w:t>
      </w:r>
      <w:proofErr w:type="spellStart"/>
      <w:r w:rsidRPr="006F0814">
        <w:rPr>
          <w:rFonts w:ascii="Segoe UI" w:hAnsi="Segoe UI" w:cs="Segoe UI"/>
          <w:color w:val="222222"/>
          <w:shd w:val="clear" w:color="auto" w:fill="FFFFFF"/>
          <w:lang w:val="en-GB"/>
        </w:rPr>
        <w:t>en</w:t>
      </w:r>
      <w:proofErr w:type="spellEnd"/>
      <w:r w:rsidRPr="006F0814">
        <w:rPr>
          <w:rFonts w:ascii="Segoe UI" w:hAnsi="Segoe UI" w:cs="Segoe UI"/>
          <w:color w:val="222222"/>
          <w:shd w:val="clear" w:color="auto" w:fill="FFFFFF"/>
          <w:lang w:val="en-GB"/>
        </w:rPr>
        <w:t xml:space="preserve"> </w:t>
      </w:r>
      <w:proofErr w:type="spellStart"/>
      <w:r w:rsidRPr="006F0814">
        <w:rPr>
          <w:rFonts w:ascii="Segoe UI" w:hAnsi="Segoe UI" w:cs="Segoe UI"/>
          <w:color w:val="222222"/>
          <w:shd w:val="clear" w:color="auto" w:fill="FFFFFF"/>
          <w:lang w:val="en-GB"/>
        </w:rPr>
        <w:t>línea</w:t>
      </w:r>
      <w:proofErr w:type="spellEnd"/>
      <w:r w:rsidRPr="006F0814">
        <w:rPr>
          <w:rFonts w:ascii="Segoe UI" w:hAnsi="Segoe UI" w:cs="Segoe UI"/>
          <w:color w:val="222222"/>
          <w:shd w:val="clear" w:color="auto" w:fill="FFFFFF"/>
          <w:lang w:val="en-GB"/>
        </w:rPr>
        <w:t xml:space="preserve">]. </w:t>
      </w:r>
      <w:r w:rsidRPr="006F0814">
        <w:rPr>
          <w:rFonts w:ascii="Segoe UI" w:hAnsi="Segoe UI" w:cs="Segoe UI"/>
          <w:color w:val="222222"/>
          <w:shd w:val="clear" w:color="auto" w:fill="FFFFFF"/>
        </w:rPr>
        <w:t xml:space="preserve">1 abril 2021. S.l.: </w:t>
      </w:r>
      <w:proofErr w:type="spellStart"/>
      <w:r w:rsidRPr="006F0814">
        <w:rPr>
          <w:rFonts w:ascii="Segoe UI" w:hAnsi="Segoe UI" w:cs="Segoe UI"/>
          <w:color w:val="222222"/>
          <w:shd w:val="clear" w:color="auto" w:fill="FFFFFF"/>
        </w:rPr>
        <w:t>figshare</w:t>
      </w:r>
      <w:proofErr w:type="spellEnd"/>
      <w:r w:rsidRPr="006F0814">
        <w:rPr>
          <w:rFonts w:ascii="Segoe UI" w:hAnsi="Segoe UI" w:cs="Segoe UI"/>
          <w:color w:val="222222"/>
          <w:shd w:val="clear" w:color="auto" w:fill="FFFFFF"/>
        </w:rPr>
        <w:t>. [</w:t>
      </w:r>
      <w:r w:rsidRPr="00A233A9">
        <w:t>Consulta: 29 septiembre 2023</w:t>
      </w:r>
      <w:r w:rsidRPr="006F0814">
        <w:rPr>
          <w:rFonts w:ascii="Segoe UI" w:hAnsi="Segoe UI" w:cs="Segoe UI"/>
          <w:color w:val="222222"/>
          <w:shd w:val="clear" w:color="auto" w:fill="FFFFFF"/>
        </w:rPr>
        <w:t>]. Disponible en:</w:t>
      </w:r>
      <w:r>
        <w:rPr>
          <w:rFonts w:ascii="Segoe UI" w:hAnsi="Segoe UI" w:cs="Segoe UI"/>
          <w:color w:val="222222"/>
          <w:shd w:val="clear" w:color="auto" w:fill="FFFFFF"/>
        </w:rPr>
        <w:t xml:space="preserve"> </w:t>
      </w:r>
      <w:hyperlink r:id="rId56" w:history="1">
        <w:r w:rsidRPr="00441BC1">
          <w:rPr>
            <w:rStyle w:val="Hipervnculo"/>
            <w:rFonts w:ascii="Segoe UI" w:hAnsi="Segoe UI" w:cs="Segoe UI"/>
            <w:shd w:val="clear" w:color="auto" w:fill="FFFFFF"/>
          </w:rPr>
          <w:t>https://springernatur</w:t>
        </w:r>
        <w:r w:rsidRPr="00441BC1">
          <w:rPr>
            <w:rStyle w:val="Hipervnculo"/>
            <w:rFonts w:ascii="Segoe UI" w:hAnsi="Segoe UI" w:cs="Segoe UI"/>
            <w:shd w:val="clear" w:color="auto" w:fill="FFFFFF"/>
          </w:rPr>
          <w:t>e</w:t>
        </w:r>
        <w:r w:rsidRPr="00441BC1">
          <w:rPr>
            <w:rStyle w:val="Hipervnculo"/>
            <w:rFonts w:ascii="Segoe UI" w:hAnsi="Segoe UI" w:cs="Segoe UI"/>
            <w:shd w:val="clear" w:color="auto" w:fill="FFFFFF"/>
          </w:rPr>
          <w:t>.figshare.com/collections/Lower_limb_kinematic_kinetic_and_EMG_data_during_walking_motion_under_controlled_speed</w:t>
        </w:r>
        <w:r w:rsidRPr="00441BC1">
          <w:rPr>
            <w:rStyle w:val="Hipervnculo"/>
            <w:rFonts w:ascii="Segoe UI" w:hAnsi="Segoe UI" w:cs="Segoe UI"/>
            <w:shd w:val="clear" w:color="auto" w:fill="FFFFFF"/>
          </w:rPr>
          <w:t>s</w:t>
        </w:r>
        <w:r w:rsidRPr="00441BC1">
          <w:rPr>
            <w:rStyle w:val="Hipervnculo"/>
            <w:rFonts w:ascii="Segoe UI" w:hAnsi="Segoe UI" w:cs="Segoe UI"/>
            <w:shd w:val="clear" w:color="auto" w:fill="FFFFFF"/>
          </w:rPr>
          <w:t>/49</w:t>
        </w:r>
        <w:r w:rsidRPr="00441BC1">
          <w:rPr>
            <w:rStyle w:val="Hipervnculo"/>
            <w:rFonts w:ascii="Segoe UI" w:hAnsi="Segoe UI" w:cs="Segoe UI"/>
            <w:shd w:val="clear" w:color="auto" w:fill="FFFFFF"/>
          </w:rPr>
          <w:t>2</w:t>
        </w:r>
        <w:r w:rsidRPr="00441BC1">
          <w:rPr>
            <w:rStyle w:val="Hipervnculo"/>
            <w:rFonts w:ascii="Segoe UI" w:hAnsi="Segoe UI" w:cs="Segoe UI"/>
            <w:shd w:val="clear" w:color="auto" w:fill="FFFFFF"/>
          </w:rPr>
          <w:t>3162/1</w:t>
        </w:r>
      </w:hyperlink>
      <w:r w:rsidRPr="00441BC1">
        <w:rPr>
          <w:rFonts w:ascii="Segoe UI" w:hAnsi="Segoe UI" w:cs="Segoe UI"/>
          <w:color w:val="222222"/>
          <w:shd w:val="clear" w:color="auto" w:fill="FFFFFF"/>
        </w:rPr>
        <w:t>.</w:t>
      </w:r>
    </w:p>
    <w:p w14:paraId="39ED0CA3" w14:textId="633E47C0" w:rsidR="00441BC1" w:rsidRDefault="00441BC1" w:rsidP="00EA7409">
      <w:pPr>
        <w:pStyle w:val="Prrafodelista"/>
        <w:numPr>
          <w:ilvl w:val="0"/>
          <w:numId w:val="14"/>
        </w:numPr>
        <w:spacing w:line="240" w:lineRule="auto"/>
        <w:contextualSpacing w:val="0"/>
      </w:pPr>
      <w:r>
        <w:t xml:space="preserve">zynq-7000-product-selection-guide.pdf. [en línea], [sin fecha]. [consulta: 25 febrero 2024]. Disponible en: </w:t>
      </w:r>
      <w:hyperlink r:id="rId57" w:history="1">
        <w:r>
          <w:rPr>
            <w:rStyle w:val="Hipervnculo"/>
          </w:rPr>
          <w:t>https://www.xilinx.com/content/dam/xilinx/support/documents/selection-guides/zynq-7000-product-selection-guide.pdf</w:t>
        </w:r>
      </w:hyperlink>
      <w:r>
        <w:t xml:space="preserve">. </w:t>
      </w:r>
    </w:p>
    <w:p w14:paraId="691E5C60" w14:textId="45FEA03A" w:rsidR="00115033" w:rsidRPr="006F0814" w:rsidRDefault="00115033" w:rsidP="00EA7409">
      <w:pPr>
        <w:pStyle w:val="Prrafodelista"/>
        <w:numPr>
          <w:ilvl w:val="0"/>
          <w:numId w:val="14"/>
        </w:numPr>
        <w:spacing w:line="240" w:lineRule="auto"/>
        <w:contextualSpacing w:val="0"/>
      </w:pPr>
      <w:r>
        <w:t xml:space="preserve">ads1298.pdf. [en línea], 2015. [consulta: 22 febrero 2024]. Disponible en: </w:t>
      </w:r>
      <w:hyperlink r:id="rId58" w:history="1">
        <w:r>
          <w:rPr>
            <w:rStyle w:val="Hipervnculo"/>
          </w:rPr>
          <w:t>https://www.ti.com/lit/ds/symlink/ads1298.pdf?ts=1708427872352&amp;ref_url=https%253A%252F%252Feu.mouser.com%252F</w:t>
        </w:r>
      </w:hyperlink>
      <w:r>
        <w:t xml:space="preserve">. </w:t>
      </w:r>
    </w:p>
    <w:p w14:paraId="23535A96" w14:textId="42B697CB" w:rsidR="00421348" w:rsidRDefault="00421348" w:rsidP="00EA7409">
      <w:pPr>
        <w:pStyle w:val="Prrafodelista"/>
        <w:numPr>
          <w:ilvl w:val="0"/>
          <w:numId w:val="14"/>
        </w:numPr>
        <w:spacing w:before="120"/>
        <w:contextualSpacing w:val="0"/>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9" w:history="1">
        <w:r>
          <w:rPr>
            <w:rStyle w:val="Hipervnculo"/>
          </w:rPr>
          <w:t>http://ref.s</w:t>
        </w:r>
        <w:r>
          <w:rPr>
            <w:rStyle w:val="Hipervnculo"/>
          </w:rPr>
          <w:t>c</w:t>
        </w:r>
        <w:r>
          <w:rPr>
            <w:rStyle w:val="Hipervnculo"/>
          </w:rPr>
          <w:t>ielo.org/jbh8gq</w:t>
        </w:r>
      </w:hyperlink>
      <w:r>
        <w:t xml:space="preserve">. </w:t>
      </w:r>
    </w:p>
    <w:p w14:paraId="2F1ADB9E" w14:textId="65576BEF" w:rsidR="00EA7409" w:rsidRPr="00EA7409" w:rsidRDefault="00EA7409" w:rsidP="00EA7409">
      <w:pPr>
        <w:pStyle w:val="Prrafodelista"/>
        <w:numPr>
          <w:ilvl w:val="0"/>
          <w:numId w:val="14"/>
        </w:numPr>
        <w:spacing w:line="240" w:lineRule="auto"/>
        <w:contextualSpacing w:val="0"/>
        <w:rPr>
          <w:lang w:val="en-GB"/>
        </w:rPr>
      </w:pPr>
      <w:r w:rsidRPr="0093260A">
        <w:t xml:space="preserve">Navarro, Víctor &amp; Nieto, Rubén &amp; Fernández, Pedro &amp; Hernández, Álvaro &amp; del-Ama, Antonio &amp; Borromeo, </w:t>
      </w:r>
      <w:proofErr w:type="gramStart"/>
      <w:r w:rsidRPr="0093260A">
        <w:t>S..</w:t>
      </w:r>
      <w:proofErr w:type="gramEnd"/>
      <w:r w:rsidRPr="0093260A">
        <w:t xml:space="preserve"> </w:t>
      </w:r>
      <w:r w:rsidRPr="0093260A">
        <w:rPr>
          <w:lang w:val="en-GB"/>
        </w:rPr>
        <w:t>(2023). SoC Architecture for Acquisition and Processing of EMG Signals. 1-6. 10.1109/DCIS58620.2023.10335993.</w:t>
      </w:r>
    </w:p>
    <w:p w14:paraId="1E95FBB8" w14:textId="77777777" w:rsidR="00421348" w:rsidRDefault="00421348" w:rsidP="00EA7409">
      <w:pPr>
        <w:pStyle w:val="Prrafodelista"/>
        <w:numPr>
          <w:ilvl w:val="0"/>
          <w:numId w:val="14"/>
        </w:numPr>
        <w:spacing w:before="120"/>
        <w:contextualSpacing w:val="0"/>
      </w:pPr>
      <w:r>
        <w:lastRenderedPageBreak/>
        <w:t xml:space="preserve">DANIEL MAYOR TOMILLO, [OCTUBREDE 2016]. Trabajo Fin de Grado. Diseño de filtros digitales FIR mediante técnicas de computación evolutiva y estudio de su aplicación al procesado de señales biomédicas. [en línea], Disponible en: </w:t>
      </w:r>
      <w:hyperlink r:id="rId60" w:history="1">
        <w:r>
          <w:rPr>
            <w:rStyle w:val="Hipervnculo"/>
          </w:rPr>
          <w:t>https://uvadoc.uva.es/bitstr</w:t>
        </w:r>
        <w:r>
          <w:rPr>
            <w:rStyle w:val="Hipervnculo"/>
          </w:rPr>
          <w:t>e</w:t>
        </w:r>
        <w:r>
          <w:rPr>
            <w:rStyle w:val="Hipervnculo"/>
          </w:rPr>
          <w:t>am/han</w:t>
        </w:r>
        <w:r>
          <w:rPr>
            <w:rStyle w:val="Hipervnculo"/>
          </w:rPr>
          <w:t>d</w:t>
        </w:r>
        <w:r>
          <w:rPr>
            <w:rStyle w:val="Hipervnculo"/>
          </w:rPr>
          <w:t>le/10324/20958/TFG-G2270.pdf?sequence=1&amp;isAllowed=y</w:t>
        </w:r>
      </w:hyperlink>
      <w:r>
        <w:t xml:space="preserve">. </w:t>
      </w:r>
    </w:p>
    <w:p w14:paraId="2F3963A2" w14:textId="222D67F3" w:rsidR="009504D7" w:rsidRPr="00EA7409" w:rsidRDefault="00421348" w:rsidP="00EA7409">
      <w:pPr>
        <w:pStyle w:val="Prrafodelista"/>
        <w:numPr>
          <w:ilvl w:val="0"/>
          <w:numId w:val="14"/>
        </w:numPr>
        <w:spacing w:before="120"/>
        <w:contextualSpacing w:val="0"/>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61" w:history="1">
        <w:r>
          <w:rPr>
            <w:rStyle w:val="Hipervnculo"/>
          </w:rPr>
          <w:t>https://angeltroncosofisioterapia.com/tra</w:t>
        </w:r>
        <w:r>
          <w:rPr>
            <w:rStyle w:val="Hipervnculo"/>
          </w:rPr>
          <w:t>t</w:t>
        </w:r>
        <w:r>
          <w:rPr>
            <w:rStyle w:val="Hipervnculo"/>
          </w:rPr>
          <w:t>amiento-pa</w:t>
        </w:r>
        <w:r>
          <w:rPr>
            <w:rStyle w:val="Hipervnculo"/>
          </w:rPr>
          <w:t>s</w:t>
        </w:r>
        <w:r>
          <w:rPr>
            <w:rStyle w:val="Hipervnculo"/>
          </w:rPr>
          <w:t>ivo-o-tratamiento-activo/</w:t>
        </w:r>
      </w:hyperlink>
      <w:r>
        <w:t xml:space="preserve">. </w:t>
      </w:r>
    </w:p>
    <w:p w14:paraId="7B3A4264" w14:textId="77777777" w:rsidR="00421348" w:rsidRPr="00987C44" w:rsidRDefault="00421348" w:rsidP="00EA7409">
      <w:pPr>
        <w:pStyle w:val="Prrafodelista"/>
        <w:numPr>
          <w:ilvl w:val="0"/>
          <w:numId w:val="14"/>
        </w:numPr>
        <w:spacing w:before="120"/>
        <w:contextualSpacing w:val="0"/>
        <w:rPr>
          <w:rFonts w:ascii="Times New Roman" w:hAnsi="Times New Roman"/>
        </w:rPr>
      </w:pPr>
      <w:r>
        <w:t xml:space="preserve">Diseño de filtros IIR - Matlab &amp; </w:t>
      </w:r>
      <w:proofErr w:type="spellStart"/>
      <w:r>
        <w:t>Simulink</w:t>
      </w:r>
      <w:proofErr w:type="spellEnd"/>
      <w:r>
        <w:t xml:space="preserve"> - </w:t>
      </w:r>
      <w:proofErr w:type="spellStart"/>
      <w:r>
        <w:t>MathWorks</w:t>
      </w:r>
      <w:proofErr w:type="spellEnd"/>
      <w:r>
        <w:t xml:space="preserve"> España. [en línea], [sin fecha]. [consulta: 5 octubre 2023]. Disponible en: </w:t>
      </w:r>
      <w:hyperlink r:id="rId62" w:history="1">
        <w:r>
          <w:rPr>
            <w:rStyle w:val="Hipervnculo"/>
          </w:rPr>
          <w:t>https://es.mathworks.com/help/signal/ug/iir-filter-design.html</w:t>
        </w:r>
      </w:hyperlink>
      <w:r>
        <w:t xml:space="preserve">. </w:t>
      </w:r>
    </w:p>
    <w:p w14:paraId="0511ED3E" w14:textId="77777777" w:rsidR="00421348" w:rsidRPr="00A233A9" w:rsidRDefault="00421348" w:rsidP="00EA7409">
      <w:pPr>
        <w:pStyle w:val="Prrafodelista"/>
        <w:numPr>
          <w:ilvl w:val="0"/>
          <w:numId w:val="14"/>
        </w:numPr>
        <w:spacing w:before="120"/>
        <w:contextualSpacing w:val="0"/>
      </w:pPr>
      <w:r>
        <w:t xml:space="preserve">FPGA </w:t>
      </w:r>
      <w:proofErr w:type="spellStart"/>
      <w:r>
        <w:t>Programming</w:t>
      </w:r>
      <w:proofErr w:type="spellEnd"/>
      <w:r>
        <w:t xml:space="preserve">. [en línea], [sin fecha]. [consulta: 20 marzo 2023]. Disponible en: </w:t>
      </w:r>
      <w:hyperlink r:id="rId63" w:history="1">
        <w:r>
          <w:rPr>
            <w:rStyle w:val="Hipervnculo"/>
          </w:rPr>
          <w:t>https://es.mathworks.com/discovery/fpga-programming.html</w:t>
        </w:r>
      </w:hyperlink>
      <w:r>
        <w:t xml:space="preserve">. </w:t>
      </w:r>
    </w:p>
    <w:p w14:paraId="1BC72131" w14:textId="77777777" w:rsidR="00421348" w:rsidRDefault="00421348" w:rsidP="00EA7409">
      <w:pPr>
        <w:pStyle w:val="Prrafodelista"/>
        <w:numPr>
          <w:ilvl w:val="0"/>
          <w:numId w:val="14"/>
        </w:numPr>
        <w:spacing w:before="120"/>
        <w:contextualSpacing w:val="0"/>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4" w:history="1">
        <w:r>
          <w:rPr>
            <w:rStyle w:val="Hipervnculo"/>
          </w:rPr>
          <w:t>https://www.xilinx.com/</w:t>
        </w:r>
      </w:hyperlink>
      <w:r>
        <w:t xml:space="preserve">. </w:t>
      </w:r>
    </w:p>
    <w:p w14:paraId="41511B15" w14:textId="77777777" w:rsidR="00421348" w:rsidRDefault="00421348" w:rsidP="00EA7409">
      <w:pPr>
        <w:pStyle w:val="Prrafodelista"/>
        <w:numPr>
          <w:ilvl w:val="0"/>
          <w:numId w:val="14"/>
        </w:numPr>
        <w:spacing w:before="120" w:after="0"/>
        <w:contextualSpacing w:val="0"/>
      </w:pPr>
      <w:r>
        <w:t xml:space="preserve">fpga4fun.com - JTAG. [en línea], [sin fecha]. [consulta: 20 marzo 2023]. Disponible en: </w:t>
      </w:r>
      <w:hyperlink r:id="rId65" w:history="1">
        <w:r>
          <w:rPr>
            <w:rStyle w:val="Hipervnculo"/>
          </w:rPr>
          <w:t>https://www.fpga4fun.com/JTAG.html</w:t>
        </w:r>
      </w:hyperlink>
      <w:r>
        <w:t xml:space="preserve">. </w:t>
      </w:r>
    </w:p>
    <w:p w14:paraId="077703E4" w14:textId="77777777" w:rsidR="006E28F8" w:rsidRPr="006E28F8" w:rsidRDefault="006E28F8" w:rsidP="00EA7409">
      <w:pPr>
        <w:pStyle w:val="Prrafodelista"/>
        <w:spacing w:line="240" w:lineRule="auto"/>
        <w:ind w:left="644"/>
      </w:pPr>
    </w:p>
    <w:p w14:paraId="718ADD75" w14:textId="77777777" w:rsidR="000C2F73" w:rsidRPr="006E28F8" w:rsidRDefault="000C2F73" w:rsidP="002347DB">
      <w:pPr>
        <w:pStyle w:val="Prrafodelista"/>
        <w:spacing w:before="120" w:after="0"/>
        <w:ind w:left="646"/>
        <w:contextualSpacing w:val="0"/>
        <w:jc w:val="left"/>
      </w:pPr>
    </w:p>
    <w:p w14:paraId="7B51DFCF" w14:textId="19745FDF" w:rsidR="00421348" w:rsidRPr="006E28F8" w:rsidRDefault="00421348">
      <w:pPr>
        <w:spacing w:after="160" w:line="259" w:lineRule="auto"/>
        <w:jc w:val="left"/>
        <w:rPr>
          <w:rFonts w:eastAsiaTheme="majorEastAsia" w:cs="Times New Roman"/>
          <w:color w:val="000000" w:themeColor="text1"/>
          <w:sz w:val="32"/>
          <w:szCs w:val="32"/>
        </w:rPr>
      </w:pPr>
      <w:r w:rsidRPr="006E28F8">
        <w:rPr>
          <w:rFonts w:eastAsiaTheme="majorEastAsia" w:cs="Times New Roman"/>
          <w:color w:val="000000" w:themeColor="text1"/>
          <w:sz w:val="32"/>
          <w:szCs w:val="32"/>
        </w:rPr>
        <w:br w:type="page"/>
      </w:r>
    </w:p>
    <w:p w14:paraId="44481B6E" w14:textId="1186CC22" w:rsidR="00287325" w:rsidRPr="00287325" w:rsidRDefault="00287325" w:rsidP="00287325">
      <w:pPr>
        <w:pStyle w:val="Ttulo1"/>
        <w:rPr>
          <w:rFonts w:cs="Times New Roman"/>
        </w:rPr>
      </w:pPr>
      <w:bookmarkStart w:id="172" w:name="_Anexos."/>
      <w:bookmarkStart w:id="173" w:name="_Toc159948290"/>
      <w:bookmarkEnd w:id="172"/>
      <w:r w:rsidRPr="00287325">
        <w:rPr>
          <w:rFonts w:cs="Times New Roman"/>
        </w:rPr>
        <w:lastRenderedPageBreak/>
        <w:t>Anexos.</w:t>
      </w:r>
      <w:bookmarkEnd w:id="173"/>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proofErr w:type="spellStart"/>
            <w:r w:rsidRPr="00D45048">
              <w:t>Electromiográfica</w:t>
            </w:r>
            <w:proofErr w:type="spellEnd"/>
            <w:r w:rsidRPr="00D45048">
              <w:t>.</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proofErr w:type="spellStart"/>
            <w:r w:rsidRPr="00D45048">
              <w:rPr>
                <w:b/>
                <w:bCs/>
                <w:lang w:val="en-GB"/>
              </w:rPr>
              <w:t>iEMG</w:t>
            </w:r>
            <w:proofErr w:type="spellEnd"/>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proofErr w:type="spellStart"/>
            <w:r w:rsidRPr="00D45048">
              <w:rPr>
                <w:b/>
                <w:bCs/>
                <w:lang w:val="en-GB"/>
              </w:rPr>
              <w:t>sEMG</w:t>
            </w:r>
            <w:proofErr w:type="spellEnd"/>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proofErr w:type="spellStart"/>
            <w:r w:rsidRPr="00D45048">
              <w:rPr>
                <w:rFonts w:asciiTheme="minorHAnsi" w:hAnsiTheme="minorHAnsi" w:cstheme="minorHAnsi"/>
                <w:b/>
                <w:bCs/>
              </w:rPr>
              <w:t>F</w:t>
            </w:r>
            <w:r w:rsidRPr="00D45048">
              <w:rPr>
                <w:rFonts w:asciiTheme="minorHAnsi" w:hAnsiTheme="minorHAnsi" w:cstheme="minorHAnsi"/>
                <w:b/>
                <w:bCs/>
                <w:vertAlign w:val="subscript"/>
              </w:rPr>
              <w:t>c</w:t>
            </w:r>
            <w:proofErr w:type="spellEnd"/>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proofErr w:type="spellStart"/>
            <w:r w:rsidRPr="00D45048">
              <w:rPr>
                <w:b/>
                <w:bCs/>
              </w:rPr>
              <w:t>F</w:t>
            </w:r>
            <w:r w:rsidRPr="00D45048">
              <w:rPr>
                <w:b/>
                <w:bCs/>
                <w:vertAlign w:val="subscript"/>
              </w:rPr>
              <w:t>s</w:t>
            </w:r>
            <w:proofErr w:type="spellEnd"/>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w:t>
            </w:r>
            <w:proofErr w:type="spellStart"/>
            <w:r w:rsidRPr="007D6C2E">
              <w:t>Synthesis</w:t>
            </w:r>
            <w:proofErr w:type="spellEnd"/>
            <w:r w:rsidRPr="007D6C2E">
              <w:t xml:space="preserve"> </w:t>
            </w:r>
            <w:proofErr w:type="spellStart"/>
            <w:r>
              <w:t>L</w:t>
            </w:r>
            <w:r w:rsidRPr="007D6C2E">
              <w:t>evel</w:t>
            </w:r>
            <w:proofErr w:type="spellEnd"/>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proofErr w:type="spellStart"/>
            <w:r w:rsidRPr="007D6C2E">
              <w:t>Register</w:t>
            </w:r>
            <w:proofErr w:type="spellEnd"/>
            <w:r w:rsidRPr="007D6C2E">
              <w:t xml:space="preserve"> Transfer </w:t>
            </w:r>
            <w:proofErr w:type="spellStart"/>
            <w:r w:rsidRPr="007D6C2E">
              <w:t>Level</w:t>
            </w:r>
            <w:proofErr w:type="spellEnd"/>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bl>
    <w:p w14:paraId="31A783AC" w14:textId="4920ABED" w:rsidR="00414D6F" w:rsidRPr="00414D6F" w:rsidRDefault="00414D6F" w:rsidP="008F4B85">
      <w:pPr>
        <w:pStyle w:val="Sinespaciado"/>
      </w:pPr>
    </w:p>
    <w:sectPr w:rsidR="00414D6F" w:rsidRPr="00414D6F" w:rsidSect="00434434">
      <w:footerReference w:type="default" r:id="rId66"/>
      <w:type w:val="continuous"/>
      <w:pgSz w:w="11906" w:h="16838"/>
      <w:pgMar w:top="23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22" w:author="Rubén Nieto Capuchino" w:date="2024-01-16T13:39:00Z" w:initials="RN">
    <w:p w14:paraId="33EE27E9" w14:textId="77777777" w:rsidR="00FA0D2E" w:rsidRDefault="00FA0D2E" w:rsidP="00FA0D2E">
      <w:pPr>
        <w:pStyle w:val="Textocomentario"/>
        <w:ind w:left="0"/>
        <w:jc w:val="left"/>
      </w:pPr>
      <w:r>
        <w:rPr>
          <w:rStyle w:val="Refdecomentario"/>
        </w:rPr>
        <w:annotationRef/>
      </w:r>
      <w:r>
        <w:t xml:space="preserve">Cuidado, porque nosotros no evaluamos el EMG del sistema nervioso, evaluamos el EMG del músculo, es decir la señal ya ha llegado… </w:t>
      </w:r>
    </w:p>
    <w:p w14:paraId="527DD269" w14:textId="77777777" w:rsidR="00FA0D2E" w:rsidRDefault="00FA0D2E" w:rsidP="00FA0D2E">
      <w:pPr>
        <w:pStyle w:val="Textocomentario"/>
        <w:ind w:left="0"/>
        <w:jc w:val="left"/>
      </w:pPr>
    </w:p>
    <w:p w14:paraId="541E5E38" w14:textId="77777777" w:rsidR="00FA0D2E" w:rsidRDefault="00FA0D2E" w:rsidP="00FA0D2E">
      <w:pPr>
        <w:pStyle w:val="Textocomentario"/>
        <w:ind w:left="0"/>
        <w:jc w:val="left"/>
      </w:pPr>
      <w:r>
        <w:t>Puedes decir que al tratarse de movimientos lentos, y el lazo de control del exoesqueleto no es muy restrictivo, es posible aprovechar ese lapso de tiempo para procesar la señal EMG y asistir al movimiento aplicando la fuerza conveniente en los motores.</w:t>
      </w:r>
    </w:p>
  </w:comment>
  <w:comment w:id="24" w:author="Rubén Nieto Capuchino" w:date="2024-01-16T13:41:00Z" w:initials="RN">
    <w:p w14:paraId="63E89BAA" w14:textId="77777777" w:rsidR="008968CA" w:rsidRDefault="00E953CF" w:rsidP="008968CA">
      <w:pPr>
        <w:pStyle w:val="Textocomentario"/>
        <w:ind w:left="0"/>
        <w:jc w:val="left"/>
      </w:pPr>
      <w:r>
        <w:rPr>
          <w:rStyle w:val="Refdecomentario"/>
        </w:rPr>
        <w:annotationRef/>
      </w:r>
      <w:r w:rsidR="008968CA">
        <w:t xml:space="preserve">Ponlo en cursiva y añade la referencia que ya está publicado: </w:t>
      </w:r>
      <w:hyperlink r:id="rId1" w:history="1">
        <w:r w:rsidR="008968CA" w:rsidRPr="00055319">
          <w:rPr>
            <w:rStyle w:val="Hipervnculo"/>
          </w:rPr>
          <w:t>https://jneuroengrehab.biomedcentral.com/articles/10.1186/s12984-023-01268-8</w:t>
        </w:r>
      </w:hyperlink>
    </w:p>
  </w:comment>
  <w:comment w:id="33" w:author="Rubén Nieto Capuchino" w:date="2024-01-16T13:54:00Z" w:initials="RN">
    <w:p w14:paraId="2611B66E" w14:textId="77777777" w:rsidR="00240602" w:rsidRDefault="00240602" w:rsidP="00240602">
      <w:pPr>
        <w:pStyle w:val="Textocomentario"/>
        <w:ind w:left="0"/>
        <w:jc w:val="left"/>
      </w:pPr>
      <w:r>
        <w:rPr>
          <w:rStyle w:val="Refdecomentario"/>
        </w:rPr>
        <w:annotationRef/>
      </w:r>
      <w:r>
        <w:t>La frase “Por contraparte”, parece que vas a decir algo bueno, porque antes estás diciendo algo malo, pero sigues con algo malo. Revísalo para que tenga sentido.</w:t>
      </w:r>
    </w:p>
  </w:comment>
  <w:comment w:id="36" w:author="Rubén Nieto Capuchino" w:date="2023-09-29T17:02:00Z" w:initials="RN">
    <w:p w14:paraId="63535CF5" w14:textId="178A9DE0" w:rsidR="00FB2556" w:rsidRDefault="00FB2556" w:rsidP="00FB2556">
      <w:pPr>
        <w:pStyle w:val="Textocomentario"/>
        <w:ind w:left="0"/>
        <w:jc w:val="left"/>
      </w:pPr>
      <w:r>
        <w:rPr>
          <w:rStyle w:val="Refdecomentario"/>
        </w:rPr>
        <w:annotationRef/>
      </w:r>
      <w:r>
        <w:t>Indica qué significa FPGA</w:t>
      </w:r>
    </w:p>
  </w:comment>
  <w:comment w:id="37"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40" w:author="Rubén Nieto Capuchino" w:date="2024-01-16T13:59:00Z" w:initials="RN">
    <w:p w14:paraId="57B18A2B" w14:textId="77777777" w:rsidR="00110909" w:rsidRDefault="00110909" w:rsidP="00110909">
      <w:pPr>
        <w:pStyle w:val="Textocomentario"/>
        <w:ind w:left="0"/>
        <w:jc w:val="left"/>
      </w:pPr>
      <w:r>
        <w:rPr>
          <w:rStyle w:val="Refdecomentario"/>
        </w:rPr>
        <w:annotationRef/>
      </w:r>
      <w:r>
        <w:t>Añade en el texto anterior que en la Fig. 6 se muestra un dispositivo baasdo en FPGA.</w:t>
      </w:r>
    </w:p>
  </w:comment>
  <w:comment w:id="41" w:author="alex lopez" w:date="2023-09-30T01:52:00Z" w:initials="al">
    <w:p w14:paraId="06BC304E" w14:textId="2D998745" w:rsidR="00FB2556" w:rsidRDefault="00FB2556" w:rsidP="00FB2556">
      <w:pPr>
        <w:pStyle w:val="Textocomentario"/>
        <w:ind w:left="0"/>
        <w:jc w:val="left"/>
      </w:pPr>
      <w:r>
        <w:rPr>
          <w:rStyle w:val="Refdecomentario"/>
        </w:rPr>
        <w:annotationRef/>
      </w:r>
      <w:r>
        <w:t xml:space="preserve"> poner la Zybo</w:t>
      </w:r>
    </w:p>
  </w:comment>
  <w:comment w:id="42"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45" w:author="Rubén Nieto Capuchino" w:date="2024-01-16T15:37:00Z" w:initials="RN">
    <w:p w14:paraId="35D2C78B" w14:textId="202D4C33" w:rsidR="007A2197" w:rsidRDefault="007A2197" w:rsidP="007A2197">
      <w:pPr>
        <w:pStyle w:val="Textocomentario"/>
        <w:ind w:left="0"/>
        <w:jc w:val="left"/>
      </w:pPr>
      <w:r>
        <w:rPr>
          <w:rStyle w:val="Refdecomentario"/>
        </w:rPr>
        <w:annotationRef/>
      </w:r>
      <w:r>
        <w:t>En una nueva página.</w:t>
      </w:r>
    </w:p>
  </w:comment>
  <w:comment w:id="48" w:author="Rubén Nieto Capuchino" w:date="2023-07-26T16:48:00Z" w:initials="RNC">
    <w:p w14:paraId="270B805F" w14:textId="4D076C9B"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49"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56" w:author="Rubén Nieto Capuchino" w:date="2023-10-03T14:09:00Z" w:initials="RNC">
    <w:p w14:paraId="1DF3C2D4" w14:textId="37BB471D" w:rsidR="00686624" w:rsidRDefault="00686624" w:rsidP="00686624">
      <w:pPr>
        <w:pStyle w:val="Textocomentario"/>
        <w:ind w:left="0"/>
        <w:jc w:val="left"/>
      </w:pPr>
      <w:r>
        <w:rPr>
          <w:rStyle w:val="Refdecomentario"/>
        </w:rPr>
        <w:annotationRef/>
      </w:r>
      <w:r>
        <w:t>Me tienes que justificar más las cosas.</w:t>
      </w:r>
    </w:p>
  </w:comment>
  <w:comment w:id="59"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60"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646355228" name="Imagen 1646355228"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77" w:author="Rubén Nieto Capuchino" w:date="2024-02-09T18:55:00Z" w:initials="RN">
    <w:p w14:paraId="3B1CCE1F" w14:textId="77777777" w:rsidR="00106560" w:rsidRDefault="00106560" w:rsidP="00106560">
      <w:pPr>
        <w:pStyle w:val="Textocomentario"/>
        <w:ind w:left="0"/>
        <w:jc w:val="left"/>
      </w:pPr>
      <w:r>
        <w:rPr>
          <w:rStyle w:val="Refdecomentario"/>
        </w:rPr>
        <w:annotationRef/>
      </w:r>
      <w:r>
        <w:t>Esto sería 500 Hz no?</w:t>
      </w:r>
    </w:p>
  </w:comment>
  <w:comment w:id="78" w:author="alex lopez" w:date="2024-02-10T19:08:00Z" w:initials="al">
    <w:p w14:paraId="62C727E5" w14:textId="77777777" w:rsidR="00B72139" w:rsidRDefault="00B72139" w:rsidP="00B72139">
      <w:pPr>
        <w:pStyle w:val="Textocomentario"/>
        <w:ind w:left="0"/>
        <w:jc w:val="left"/>
      </w:pPr>
      <w:r>
        <w:rPr>
          <w:rStyle w:val="Refdecomentario"/>
        </w:rPr>
        <w:annotationRef/>
      </w:r>
      <w:r>
        <w:t>En la teoría yo creo que sí, pero en la práctica ¿no se debe poner una década por debajo de la frecuencia que quieres filtrar? Si queremos filtrar a partir de 500 o 1000, la fc sería 50 o 100 Hz ¿No?</w:t>
      </w:r>
    </w:p>
  </w:comment>
  <w:comment w:id="81" w:author="Rubén Nieto Capuchino" w:date="2023-07-26T16:50:00Z" w:initials="RNC">
    <w:p w14:paraId="2430E81A" w14:textId="511A875C" w:rsidR="00686624" w:rsidRDefault="00686624" w:rsidP="00686624">
      <w:pPr>
        <w:pStyle w:val="Textocomentario"/>
        <w:ind w:left="0"/>
        <w:jc w:val="left"/>
      </w:pPr>
      <w:r>
        <w:rPr>
          <w:rStyle w:val="Refdecomentario"/>
        </w:rPr>
        <w:annotationRef/>
      </w:r>
      <w:r>
        <w:t>Lo mismo que antes.</w:t>
      </w:r>
    </w:p>
  </w:comment>
  <w:comment w:id="82"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86"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88" w:author="Rubén Nieto Capuchino" w:date="2024-02-09T19:14:00Z" w:initials="RN">
    <w:p w14:paraId="55FD758B" w14:textId="77777777" w:rsidR="003239CA" w:rsidRDefault="003239CA" w:rsidP="003239CA">
      <w:pPr>
        <w:pStyle w:val="Textocomentario"/>
        <w:ind w:left="0"/>
        <w:jc w:val="left"/>
      </w:pPr>
      <w:r>
        <w:rPr>
          <w:rStyle w:val="Refdecomentario"/>
        </w:rPr>
        <w:annotationRef/>
      </w:r>
      <w:r>
        <w:t>La cuantificación de la salida del multiplicador no sería Q7.25?</w:t>
      </w:r>
    </w:p>
  </w:comment>
  <w:comment w:id="89" w:author="alex lopez" w:date="2024-02-11T23:22:00Z" w:initials="al">
    <w:p w14:paraId="5D88BCA4" w14:textId="77777777" w:rsidR="005D00F6" w:rsidRDefault="005D00F6" w:rsidP="005D00F6">
      <w:pPr>
        <w:pStyle w:val="Textocomentario"/>
        <w:ind w:left="0"/>
        <w:jc w:val="left"/>
      </w:pPr>
      <w:r>
        <w:rPr>
          <w:rStyle w:val="Refdecomentario"/>
        </w:rPr>
        <w:annotationRef/>
      </w:r>
      <w:r>
        <w:t>He pensado que al haber un registro entre el multiplicador y el sumador, la re-cuantifiación de la parte entera se realizaría al registrarse.</w:t>
      </w:r>
    </w:p>
  </w:comment>
  <w:comment w:id="91" w:author="Rubén Nieto Capuchino" w:date="2023-10-03T16:05:00Z" w:initials="RNC">
    <w:p w14:paraId="1B32AEF6" w14:textId="0350AC0E" w:rsidR="00686624" w:rsidRDefault="00686624" w:rsidP="00686624">
      <w:pPr>
        <w:pStyle w:val="Textocomentario"/>
        <w:ind w:left="0"/>
        <w:jc w:val="left"/>
      </w:pPr>
      <w:r>
        <w:rPr>
          <w:rStyle w:val="Refdecomentario"/>
        </w:rPr>
        <w:annotationRef/>
      </w:r>
      <w:r>
        <w:t>¿Por qué son 64? No se ha dicho en ningún sitio antes el orden del filtro…</w:t>
      </w:r>
    </w:p>
  </w:comment>
  <w:comment w:id="94" w:author="Rubén Nieto Capuchino" w:date="2024-02-09T19:22:00Z" w:initials="RN">
    <w:p w14:paraId="42DA5D5F" w14:textId="77777777" w:rsidR="00A9320B" w:rsidRDefault="00A9320B" w:rsidP="00A9320B">
      <w:pPr>
        <w:pStyle w:val="Textocomentario"/>
        <w:ind w:left="0"/>
        <w:jc w:val="left"/>
      </w:pPr>
      <w:r>
        <w:rPr>
          <w:rStyle w:val="Refdecomentario"/>
        </w:rPr>
        <w:annotationRef/>
      </w:r>
      <w:r>
        <w:t>No es de 500 Hz?</w:t>
      </w:r>
    </w:p>
  </w:comment>
  <w:comment w:id="95" w:author="Rubén Nieto Capuchino" w:date="2024-02-09T19:36:00Z" w:initials="RN">
    <w:p w14:paraId="56C963E2" w14:textId="77777777" w:rsidR="003F0CF2" w:rsidRDefault="003F0CF2" w:rsidP="003F0CF2">
      <w:pPr>
        <w:pStyle w:val="Textocomentario"/>
        <w:ind w:left="0"/>
        <w:jc w:val="left"/>
      </w:pPr>
      <w:r>
        <w:rPr>
          <w:rStyle w:val="Refdecomentario"/>
        </w:rPr>
        <w:annotationRef/>
      </w:r>
      <w:r>
        <w:t>Esto me lo leo en la última versión. Pero si no lo has extendido, debería explicar brevemente ambos conceptos.</w:t>
      </w:r>
    </w:p>
  </w:comment>
  <w:comment w:id="96" w:author="alex lopez" w:date="2024-02-11T23:14:00Z" w:initials="al">
    <w:p w14:paraId="6B47F1E8" w14:textId="77777777" w:rsidR="00B56342" w:rsidRDefault="00B56342" w:rsidP="00B56342">
      <w:pPr>
        <w:pStyle w:val="Textocomentario"/>
        <w:ind w:left="0"/>
        <w:jc w:val="left"/>
      </w:pPr>
      <w:r>
        <w:rPr>
          <w:rStyle w:val="Refdecomentario"/>
        </w:rPr>
        <w:annotationRef/>
      </w:r>
      <w:r>
        <w:t>Vale, lo he explicado un poco mas junto a las imágenes de los resultados de sintesis.</w:t>
      </w:r>
    </w:p>
  </w:comment>
  <w:comment w:id="99" w:author="Rubén Nieto Capuchino" w:date="2024-02-09T19:34:00Z" w:initials="RN">
    <w:p w14:paraId="6A1754BE" w14:textId="2DD27427" w:rsidR="009E7D1A" w:rsidRDefault="009E7D1A" w:rsidP="009E7D1A">
      <w:pPr>
        <w:pStyle w:val="Textocomentario"/>
        <w:ind w:left="0"/>
        <w:jc w:val="left"/>
      </w:pPr>
      <w:r>
        <w:rPr>
          <w:rStyle w:val="Refdecomentario"/>
        </w:rPr>
        <w:annotationRef/>
      </w:r>
      <w:r>
        <w:t>Creo que es de 500 Hz</w:t>
      </w:r>
    </w:p>
  </w:comment>
  <w:comment w:id="131" w:author="Rubén Nieto Capuchino" w:date="2024-02-09T19:53:00Z" w:initials="RN">
    <w:p w14:paraId="73D12736" w14:textId="77777777" w:rsidR="00341BF8" w:rsidRDefault="00341BF8" w:rsidP="00341BF8">
      <w:pPr>
        <w:pStyle w:val="Textocomentario"/>
        <w:ind w:left="0"/>
        <w:jc w:val="left"/>
      </w:pPr>
      <w:r>
        <w:rPr>
          <w:rStyle w:val="Refdecomentario"/>
        </w:rPr>
        <w:annotationRef/>
      </w:r>
      <w:r>
        <w:t>Añade un párrafo antes que concluya diciendo que el orden 64 es el que se va a utilizar.</w:t>
      </w:r>
    </w:p>
  </w:comment>
  <w:comment w:id="135" w:author="Rubén Nieto Capuchino" w:date="2024-02-18T17:13:00Z" w:initials="RN">
    <w:p w14:paraId="676463D8" w14:textId="77777777" w:rsidR="00DE49F6" w:rsidRDefault="00DE49F6" w:rsidP="00DE49F6">
      <w:pPr>
        <w:pStyle w:val="Textocomentario"/>
        <w:ind w:left="0"/>
        <w:jc w:val="left"/>
      </w:pPr>
      <w:r>
        <w:rPr>
          <w:rStyle w:val="Refdecomentario"/>
        </w:rPr>
        <w:annotationRef/>
      </w:r>
      <w:r>
        <w:t>Puedes usar un tipo de letra diferente para las funciones y los ficheros que llames. Como “Consolas” o algo así.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541E5E38" w15:done="1"/>
  <w15:commentEx w15:paraId="63E89BAA" w15:done="1"/>
  <w15:commentEx w15:paraId="2611B66E" w15:done="1"/>
  <w15:commentEx w15:paraId="63535CF5" w15:done="1"/>
  <w15:commentEx w15:paraId="1022163F" w15:paraIdParent="63535CF5" w15:done="1"/>
  <w15:commentEx w15:paraId="57B18A2B" w15:done="1"/>
  <w15:commentEx w15:paraId="06BC304E" w15:done="1"/>
  <w15:commentEx w15:paraId="7C95C366" w15:done="1"/>
  <w15:commentEx w15:paraId="35D2C78B" w15:done="1"/>
  <w15:commentEx w15:paraId="7F488484" w15:done="1"/>
  <w15:commentEx w15:paraId="1C10AB26" w15:paraIdParent="7F488484" w15:done="1"/>
  <w15:commentEx w15:paraId="1DF3C2D4" w15:done="1"/>
  <w15:commentEx w15:paraId="2B85FE55" w15:done="1"/>
  <w15:commentEx w15:paraId="577E5287" w15:done="1"/>
  <w15:commentEx w15:paraId="3B1CCE1F" w15:done="0"/>
  <w15:commentEx w15:paraId="62C727E5" w15:paraIdParent="3B1CCE1F" w15:done="0"/>
  <w15:commentEx w15:paraId="2430E81A" w15:done="1"/>
  <w15:commentEx w15:paraId="0344E5DF" w15:done="1"/>
  <w15:commentEx w15:paraId="053346E0" w15:done="1"/>
  <w15:commentEx w15:paraId="55FD758B" w15:done="0"/>
  <w15:commentEx w15:paraId="5D88BCA4" w15:paraIdParent="55FD758B" w15:done="0"/>
  <w15:commentEx w15:paraId="1B32AEF6" w15:done="1"/>
  <w15:commentEx w15:paraId="42DA5D5F" w15:done="0"/>
  <w15:commentEx w15:paraId="56C963E2" w15:done="0"/>
  <w15:commentEx w15:paraId="6B47F1E8" w15:paraIdParent="56C963E2" w15:done="0"/>
  <w15:commentEx w15:paraId="6A1754BE" w15:done="0"/>
  <w15:commentEx w15:paraId="73D12736" w15:done="0"/>
  <w15:commentEx w15:paraId="676463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3E7B600D" w16cex:dateUtc="2024-01-16T12:39:00Z">
    <w16cex:extLst>
      <w16:ext w16:uri="{CE6994B0-6A32-4C9F-8C6B-6E91EDA988CE}">
        <cr:reactions xmlns:cr="http://schemas.microsoft.com/office/comments/2020/reactions">
          <cr:reaction reactionType="1">
            <cr:reactionInfo dateUtc="2024-02-10T15:53:19Z">
              <cr:user userId="c860d0de166fea74" userProvider="Windows Live" userName="alex lopez"/>
            </cr:reactionInfo>
          </cr:reaction>
        </cr:reactions>
      </w16:ext>
    </w16cex:extLst>
  </w16cex:commentExtensible>
  <w16cex:commentExtensible w16cex:durableId="6B0C04FA" w16cex:dateUtc="2024-01-16T12:41:00Z">
    <w16cex:extLst>
      <w16:ext w16:uri="{CE6994B0-6A32-4C9F-8C6B-6E91EDA988CE}">
        <cr:reactions xmlns:cr="http://schemas.microsoft.com/office/comments/2020/reactions">
          <cr:reaction reactionType="1">
            <cr:reactionInfo dateUtc="2024-02-10T15:53:18Z">
              <cr:user userId="c860d0de166fea74" userProvider="Windows Live" userName="alex lopez"/>
            </cr:reactionInfo>
          </cr:reaction>
        </cr:reactions>
      </w16:ext>
    </w16cex:extLst>
  </w16cex:commentExtensible>
  <w16cex:commentExtensible w16cex:durableId="181864E9" w16cex:dateUtc="2024-01-16T12:54:00Z">
    <w16cex:extLst>
      <w16:ext w16:uri="{CE6994B0-6A32-4C9F-8C6B-6E91EDA988CE}">
        <cr:reactions xmlns:cr="http://schemas.microsoft.com/office/comments/2020/reactions">
          <cr:reaction reactionType="1">
            <cr:reactionInfo dateUtc="2024-02-10T16:30:52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1BD125FD" w16cex:dateUtc="2024-01-16T12:59:00Z">
    <w16cex:extLst>
      <w16:ext w16:uri="{CE6994B0-6A32-4C9F-8C6B-6E91EDA988CE}">
        <cr:reactions xmlns:cr="http://schemas.microsoft.com/office/comments/2020/reactions">
          <cr:reaction reactionType="1">
            <cr:reactionInfo dateUtc="2024-02-10T16:59:10Z">
              <cr:user userId="c860d0de166fea74" userProvider="Windows Live" userName="alex lopez"/>
            </cr:reactionInfo>
          </cr:reaction>
        </cr:reactions>
      </w16:ext>
    </w16cex:extLst>
  </w16cex:commentExtensible>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466D9584" w16cex:dateUtc="2024-01-16T14:37:00Z"/>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3A9D8AA8" w16cex:dateUtc="2024-02-09T17:55:00Z"/>
  <w16cex:commentExtensible w16cex:durableId="625D9854" w16cex:dateUtc="2024-02-10T18:08: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19A41D9F" w16cex:dateUtc="2024-02-09T18:14:00Z"/>
  <w16cex:commentExtensible w16cex:durableId="76B8A5E2" w16cex:dateUtc="2024-02-11T22:22:00Z"/>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Extensible w16cex:durableId="1020122F" w16cex:dateUtc="2024-02-09T18:22:00Z"/>
  <w16cex:commentExtensible w16cex:durableId="7C92533B" w16cex:dateUtc="2024-02-09T18:36:00Z">
    <w16cex:extLst>
      <w16:ext w16:uri="{CE6994B0-6A32-4C9F-8C6B-6E91EDA988CE}">
        <cr:reactions xmlns:cr="http://schemas.microsoft.com/office/comments/2020/reactions">
          <cr:reaction reactionType="1">
            <cr:reactionInfo dateUtc="2024-02-11T22:14:50Z">
              <cr:user userId="c860d0de166fea74" userProvider="Windows Live" userName="alex lopez"/>
            </cr:reactionInfo>
          </cr:reaction>
        </cr:reactions>
      </w16:ext>
    </w16cex:extLst>
  </w16cex:commentExtensible>
  <w16cex:commentExtensible w16cex:durableId="1F9F3BDB" w16cex:dateUtc="2024-02-11T22:14:00Z"/>
  <w16cex:commentExtensible w16cex:durableId="2254B3E1" w16cex:dateUtc="2024-02-09T18:34:00Z"/>
  <w16cex:commentExtensible w16cex:durableId="666C9D31" w16cex:dateUtc="2024-02-09T18:53:00Z"/>
  <w16cex:commentExtensible w16cex:durableId="774844AE" w16cex:dateUtc="2024-02-18T16:13:00Z">
    <w16cex:extLst>
      <w16:ext w16:uri="{CE6994B0-6A32-4C9F-8C6B-6E91EDA988CE}">
        <cr:reactions xmlns:cr="http://schemas.microsoft.com/office/comments/2020/reactions">
          <cr:reaction reactionType="1">
            <cr:reactionInfo dateUtc="2024-02-18T18:34:3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541E5E38" w16cid:durableId="3E7B600D"/>
  <w16cid:commentId w16cid:paraId="63E89BAA" w16cid:durableId="6B0C04FA"/>
  <w16cid:commentId w16cid:paraId="2611B66E" w16cid:durableId="181864E9"/>
  <w16cid:commentId w16cid:paraId="63535CF5" w16cid:durableId="5BC1D07A"/>
  <w16cid:commentId w16cid:paraId="1022163F" w16cid:durableId="73473702"/>
  <w16cid:commentId w16cid:paraId="57B18A2B" w16cid:durableId="1BD125FD"/>
  <w16cid:commentId w16cid:paraId="06BC304E" w16cid:durableId="21A79F7E"/>
  <w16cid:commentId w16cid:paraId="7C95C366" w16cid:durableId="130323FD"/>
  <w16cid:commentId w16cid:paraId="35D2C78B" w16cid:durableId="466D9584"/>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3B1CCE1F" w16cid:durableId="3A9D8AA8"/>
  <w16cid:commentId w16cid:paraId="62C727E5" w16cid:durableId="625D9854"/>
  <w16cid:commentId w16cid:paraId="2430E81A" w16cid:durableId="286BCD3F"/>
  <w16cid:commentId w16cid:paraId="0344E5DF" w16cid:durableId="28C6BAF3"/>
  <w16cid:commentId w16cid:paraId="053346E0" w16cid:durableId="28C6B322"/>
  <w16cid:commentId w16cid:paraId="55FD758B" w16cid:durableId="19A41D9F"/>
  <w16cid:commentId w16cid:paraId="5D88BCA4" w16cid:durableId="76B8A5E2"/>
  <w16cid:commentId w16cid:paraId="1B32AEF6" w16cid:durableId="28C6BA50"/>
  <w16cid:commentId w16cid:paraId="42DA5D5F" w16cid:durableId="1020122F"/>
  <w16cid:commentId w16cid:paraId="56C963E2" w16cid:durableId="7C92533B"/>
  <w16cid:commentId w16cid:paraId="6B47F1E8" w16cid:durableId="1F9F3BDB"/>
  <w16cid:commentId w16cid:paraId="6A1754BE" w16cid:durableId="2254B3E1"/>
  <w16cid:commentId w16cid:paraId="73D12736" w16cid:durableId="666C9D31"/>
  <w16cid:commentId w16cid:paraId="676463D8" w16cid:durableId="77484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F79D6" w14:textId="77777777" w:rsidR="00434434" w:rsidRDefault="00434434" w:rsidP="008E0049">
      <w:pPr>
        <w:spacing w:line="240" w:lineRule="auto"/>
      </w:pPr>
      <w:r>
        <w:separator/>
      </w:r>
    </w:p>
  </w:endnote>
  <w:endnote w:type="continuationSeparator" w:id="0">
    <w:p w14:paraId="3E46784B" w14:textId="77777777" w:rsidR="00434434" w:rsidRDefault="00434434"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77777777"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79A5C" w14:textId="77777777" w:rsidR="00434434" w:rsidRDefault="00434434" w:rsidP="008E0049">
      <w:pPr>
        <w:spacing w:line="240" w:lineRule="auto"/>
      </w:pPr>
      <w:r>
        <w:separator/>
      </w:r>
    </w:p>
  </w:footnote>
  <w:footnote w:type="continuationSeparator" w:id="0">
    <w:p w14:paraId="360369D1" w14:textId="77777777" w:rsidR="00434434" w:rsidRDefault="00434434"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w:t>
      </w:r>
      <w:proofErr w:type="spellStart"/>
      <w:r w:rsidRPr="00EA3573">
        <w:t>hold</w:t>
      </w:r>
      <w:proofErr w:type="spellEnd"/>
      <w:r w:rsidRPr="00EA3573">
        <w:t xml:space="preserve"> de una señal eléctrica hace referencia al tiempo que una señal debe mantenerse estable para poder leerse correctamente, siguiendo el ejemplo de la señal digital, esta debe mantenerse con el valor de ‘1’ durante el tiempo de </w:t>
      </w:r>
      <w:proofErr w:type="spellStart"/>
      <w:r w:rsidRPr="00EA3573">
        <w:t>hold</w:t>
      </w:r>
      <w:proofErr w:type="spellEnd"/>
      <w:r w:rsidRPr="00EA3573">
        <w:t xml:space="preserve"> para que pueda ser validada. En general, no respetar los tiempos de establecimiento y de </w:t>
      </w:r>
      <w:proofErr w:type="spellStart"/>
      <w:r w:rsidRPr="00EA3573">
        <w:t>hold</w:t>
      </w:r>
      <w:proofErr w:type="spellEnd"/>
      <w:r w:rsidRPr="00EA3573">
        <w:t xml:space="preserve"> puede provocar </w:t>
      </w:r>
      <w:proofErr w:type="spellStart"/>
      <w:r w:rsidRPr="00EA3573">
        <w:t>metaestabildiad</w:t>
      </w:r>
      <w:proofErr w:type="spellEnd"/>
      <w:r w:rsidRPr="00EA3573">
        <w:t>,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753380562" name="Imagen 1753380562"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8CF3" w14:textId="77777777" w:rsidR="00953B0E" w:rsidRDefault="00953B0E" w:rsidP="00AE7FAD">
    <w:r>
      <w:rPr>
        <w:noProof/>
      </w:rPr>
      <w:drawing>
        <wp:inline distT="0" distB="0" distL="0" distR="0" wp14:anchorId="12A1DEF9" wp14:editId="66F3B565">
          <wp:extent cx="1532890" cy="563245"/>
          <wp:effectExtent l="0" t="0" r="0" b="8255"/>
          <wp:docPr id="47316306" name="Imagen 47316306"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953B0E" w:rsidRPr="006340CB" w14:paraId="5AF01F98" w14:textId="77777777" w:rsidTr="0030648B">
      <w:trPr>
        <w:trHeight w:val="284"/>
      </w:trPr>
      <w:tc>
        <w:tcPr>
          <w:tcW w:w="5529" w:type="dxa"/>
          <w:vAlign w:val="center"/>
        </w:tcPr>
        <w:p w14:paraId="4A65158D" w14:textId="77777777" w:rsidR="00953B0E" w:rsidRPr="006340CB" w:rsidRDefault="00953B0E" w:rsidP="00AE7FAD">
          <w:pPr>
            <w:pStyle w:val="Encabezado"/>
          </w:pPr>
          <w:r>
            <w:t>Escuela Superior de Ciencias Experimentales y Tecnología</w:t>
          </w:r>
        </w:p>
      </w:tc>
      <w:tc>
        <w:tcPr>
          <w:tcW w:w="3651" w:type="dxa"/>
        </w:tcPr>
        <w:p w14:paraId="22F8A2CF" w14:textId="77777777" w:rsidR="00953B0E" w:rsidRPr="002149A1" w:rsidRDefault="00953B0E" w:rsidP="00AE7FAD">
          <w:pPr>
            <w:pStyle w:val="Encabezado"/>
            <w:jc w:val="right"/>
            <w:rPr>
              <w:b/>
              <w:bCs/>
              <w:sz w:val="18"/>
              <w:szCs w:val="18"/>
            </w:rPr>
          </w:pPr>
          <w:r>
            <w:rPr>
              <w:b/>
              <w:bCs/>
              <w:sz w:val="18"/>
              <w:szCs w:val="18"/>
            </w:rPr>
            <w:t>Autor: Alejandro López del Peso.</w:t>
          </w:r>
        </w:p>
        <w:p w14:paraId="378A97D9" w14:textId="77777777" w:rsidR="00953B0E" w:rsidRPr="006340CB" w:rsidRDefault="00953B0E"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48F8FA29" w14:textId="77777777" w:rsidR="00953B0E" w:rsidRDefault="00953B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6.35pt;height:10.3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B082836"/>
    <w:multiLevelType w:val="hybridMultilevel"/>
    <w:tmpl w:val="B14654E8"/>
    <w:lvl w:ilvl="0" w:tplc="FFFFFFFF">
      <w:start w:val="1"/>
      <w:numFmt w:val="decimal"/>
      <w:lvlText w:val="[%1]."/>
      <w:lvlJc w:val="left"/>
      <w:pPr>
        <w:ind w:left="644" w:hanging="360"/>
      </w:pPr>
      <w:rPr>
        <w:rFonts w:asciiTheme="majorHAnsi" w:hAnsiTheme="majorHAnsi" w:cstheme="majorHAnsi" w:hint="default"/>
        <w:b w:val="0"/>
        <w:bCs w:val="0"/>
        <w:color w:val="auto"/>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E87AB4"/>
    <w:multiLevelType w:val="hybridMultilevel"/>
    <w:tmpl w:val="4A42259E"/>
    <w:lvl w:ilvl="0" w:tplc="16D67D96">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8" w15:restartNumberingAfterBreak="0">
    <w:nsid w:val="39F82B5E"/>
    <w:multiLevelType w:val="multilevel"/>
    <w:tmpl w:val="A72A8B90"/>
    <w:numStyleLink w:val="Estilo1"/>
  </w:abstractNum>
  <w:abstractNum w:abstractNumId="9"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668378EB"/>
    <w:multiLevelType w:val="hybridMultilevel"/>
    <w:tmpl w:val="5CEE7222"/>
    <w:lvl w:ilvl="0" w:tplc="DF3A583E">
      <w:start w:val="1"/>
      <w:numFmt w:val="decimal"/>
      <w:lvlText w:val="[%1]."/>
      <w:lvlJc w:val="left"/>
      <w:pPr>
        <w:ind w:left="644" w:hanging="360"/>
      </w:pPr>
      <w:rPr>
        <w:rFonts w:asciiTheme="majorHAnsi" w:hAnsiTheme="majorHAnsi" w:cstheme="majorHAnsi" w:hint="default"/>
        <w:b w:val="0"/>
        <w:bCs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10"/>
  </w:num>
  <w:num w:numId="2" w16cid:durableId="99955859">
    <w:abstractNumId w:val="7"/>
  </w:num>
  <w:num w:numId="3" w16cid:durableId="1681852597">
    <w:abstractNumId w:val="1"/>
  </w:num>
  <w:num w:numId="4" w16cid:durableId="733431820">
    <w:abstractNumId w:val="8"/>
  </w:num>
  <w:num w:numId="5" w16cid:durableId="1368993999">
    <w:abstractNumId w:val="7"/>
  </w:num>
  <w:num w:numId="6" w16cid:durableId="1682657350">
    <w:abstractNumId w:val="11"/>
  </w:num>
  <w:num w:numId="7" w16cid:durableId="1996762170">
    <w:abstractNumId w:val="7"/>
  </w:num>
  <w:num w:numId="8" w16cid:durableId="634870443">
    <w:abstractNumId w:val="0"/>
  </w:num>
  <w:num w:numId="9" w16cid:durableId="1989746180">
    <w:abstractNumId w:val="9"/>
  </w:num>
  <w:num w:numId="10" w16cid:durableId="1195727399">
    <w:abstractNumId w:val="7"/>
  </w:num>
  <w:num w:numId="11" w16cid:durableId="32732602">
    <w:abstractNumId w:val="5"/>
  </w:num>
  <w:num w:numId="12" w16cid:durableId="1538161936">
    <w:abstractNumId w:val="6"/>
  </w:num>
  <w:num w:numId="13" w16cid:durableId="2146115162">
    <w:abstractNumId w:val="7"/>
  </w:num>
  <w:num w:numId="14" w16cid:durableId="1206870648">
    <w:abstractNumId w:val="12"/>
  </w:num>
  <w:num w:numId="15" w16cid:durableId="367489828">
    <w:abstractNumId w:val="4"/>
  </w:num>
  <w:num w:numId="16" w16cid:durableId="1048799766">
    <w:abstractNumId w:val="3"/>
  </w:num>
  <w:num w:numId="17" w16cid:durableId="153577679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01538"/>
    <w:rsid w:val="00006D7B"/>
    <w:rsid w:val="00021D45"/>
    <w:rsid w:val="00022AE6"/>
    <w:rsid w:val="000344EF"/>
    <w:rsid w:val="00035662"/>
    <w:rsid w:val="0003705C"/>
    <w:rsid w:val="00040BAB"/>
    <w:rsid w:val="000513A8"/>
    <w:rsid w:val="00052DF7"/>
    <w:rsid w:val="0005319B"/>
    <w:rsid w:val="00054B9C"/>
    <w:rsid w:val="00062C59"/>
    <w:rsid w:val="00066B16"/>
    <w:rsid w:val="000703CC"/>
    <w:rsid w:val="00070E98"/>
    <w:rsid w:val="00071C77"/>
    <w:rsid w:val="00081B6B"/>
    <w:rsid w:val="00082113"/>
    <w:rsid w:val="00085E1E"/>
    <w:rsid w:val="00085E30"/>
    <w:rsid w:val="00085E53"/>
    <w:rsid w:val="00092E8A"/>
    <w:rsid w:val="0009704E"/>
    <w:rsid w:val="000A657A"/>
    <w:rsid w:val="000A720C"/>
    <w:rsid w:val="000B445E"/>
    <w:rsid w:val="000B488D"/>
    <w:rsid w:val="000B4D82"/>
    <w:rsid w:val="000B5343"/>
    <w:rsid w:val="000B622D"/>
    <w:rsid w:val="000C2F73"/>
    <w:rsid w:val="000C5285"/>
    <w:rsid w:val="000D3E0A"/>
    <w:rsid w:val="000D754D"/>
    <w:rsid w:val="000E1112"/>
    <w:rsid w:val="000E15ED"/>
    <w:rsid w:val="000E17D4"/>
    <w:rsid w:val="000E32AE"/>
    <w:rsid w:val="000E392E"/>
    <w:rsid w:val="000F0634"/>
    <w:rsid w:val="000F68D4"/>
    <w:rsid w:val="001015FC"/>
    <w:rsid w:val="00102B8B"/>
    <w:rsid w:val="00106560"/>
    <w:rsid w:val="00107EE7"/>
    <w:rsid w:val="00110909"/>
    <w:rsid w:val="00115033"/>
    <w:rsid w:val="00116B18"/>
    <w:rsid w:val="00124D8A"/>
    <w:rsid w:val="0012517B"/>
    <w:rsid w:val="00125AAB"/>
    <w:rsid w:val="00135BE1"/>
    <w:rsid w:val="00136AEC"/>
    <w:rsid w:val="0014097B"/>
    <w:rsid w:val="00141D7C"/>
    <w:rsid w:val="00147BC7"/>
    <w:rsid w:val="0015306B"/>
    <w:rsid w:val="001559AF"/>
    <w:rsid w:val="00157B51"/>
    <w:rsid w:val="001644ED"/>
    <w:rsid w:val="001662B8"/>
    <w:rsid w:val="0016773A"/>
    <w:rsid w:val="00171222"/>
    <w:rsid w:val="0017297A"/>
    <w:rsid w:val="00173A32"/>
    <w:rsid w:val="00173BA2"/>
    <w:rsid w:val="0017426D"/>
    <w:rsid w:val="00190726"/>
    <w:rsid w:val="00190C8C"/>
    <w:rsid w:val="00197F44"/>
    <w:rsid w:val="001A0A95"/>
    <w:rsid w:val="001A271C"/>
    <w:rsid w:val="001B3A5D"/>
    <w:rsid w:val="001B5E55"/>
    <w:rsid w:val="001C0B45"/>
    <w:rsid w:val="001C250D"/>
    <w:rsid w:val="001C4AB0"/>
    <w:rsid w:val="001E1D9F"/>
    <w:rsid w:val="001E413D"/>
    <w:rsid w:val="001E4F73"/>
    <w:rsid w:val="001F0BF7"/>
    <w:rsid w:val="001F34D6"/>
    <w:rsid w:val="001F44B0"/>
    <w:rsid w:val="001F4B6F"/>
    <w:rsid w:val="001F75E6"/>
    <w:rsid w:val="002005D0"/>
    <w:rsid w:val="00200A48"/>
    <w:rsid w:val="00203533"/>
    <w:rsid w:val="0020489B"/>
    <w:rsid w:val="002059C9"/>
    <w:rsid w:val="00205B40"/>
    <w:rsid w:val="00217620"/>
    <w:rsid w:val="00217D4F"/>
    <w:rsid w:val="00220807"/>
    <w:rsid w:val="00227A0E"/>
    <w:rsid w:val="00230AED"/>
    <w:rsid w:val="00231903"/>
    <w:rsid w:val="00231DC4"/>
    <w:rsid w:val="002347DB"/>
    <w:rsid w:val="00234A5C"/>
    <w:rsid w:val="00236DD5"/>
    <w:rsid w:val="00237B9A"/>
    <w:rsid w:val="00240602"/>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0500"/>
    <w:rsid w:val="00270D8F"/>
    <w:rsid w:val="00275F55"/>
    <w:rsid w:val="002810CB"/>
    <w:rsid w:val="002821CD"/>
    <w:rsid w:val="0028294A"/>
    <w:rsid w:val="002853E8"/>
    <w:rsid w:val="00285E03"/>
    <w:rsid w:val="00287325"/>
    <w:rsid w:val="002938AE"/>
    <w:rsid w:val="00294255"/>
    <w:rsid w:val="00294CC4"/>
    <w:rsid w:val="002970B4"/>
    <w:rsid w:val="002A01F0"/>
    <w:rsid w:val="002A22E6"/>
    <w:rsid w:val="002B38E8"/>
    <w:rsid w:val="002B6771"/>
    <w:rsid w:val="002C531E"/>
    <w:rsid w:val="002C6F7D"/>
    <w:rsid w:val="002D0DEB"/>
    <w:rsid w:val="002E0A0A"/>
    <w:rsid w:val="002E125A"/>
    <w:rsid w:val="002E4808"/>
    <w:rsid w:val="002E64B0"/>
    <w:rsid w:val="002E6E9A"/>
    <w:rsid w:val="002E77B8"/>
    <w:rsid w:val="00302DA2"/>
    <w:rsid w:val="00303D53"/>
    <w:rsid w:val="00306913"/>
    <w:rsid w:val="0031058A"/>
    <w:rsid w:val="00313A77"/>
    <w:rsid w:val="00317D35"/>
    <w:rsid w:val="00322553"/>
    <w:rsid w:val="00322F74"/>
    <w:rsid w:val="003239CA"/>
    <w:rsid w:val="003310F9"/>
    <w:rsid w:val="003323D9"/>
    <w:rsid w:val="00332D3B"/>
    <w:rsid w:val="003365CD"/>
    <w:rsid w:val="003402AC"/>
    <w:rsid w:val="0034084F"/>
    <w:rsid w:val="00340BF0"/>
    <w:rsid w:val="003414DF"/>
    <w:rsid w:val="00341BF8"/>
    <w:rsid w:val="00343527"/>
    <w:rsid w:val="00343A57"/>
    <w:rsid w:val="00351BDA"/>
    <w:rsid w:val="003613DC"/>
    <w:rsid w:val="00361F8D"/>
    <w:rsid w:val="00362D3A"/>
    <w:rsid w:val="00367966"/>
    <w:rsid w:val="00373177"/>
    <w:rsid w:val="003765BA"/>
    <w:rsid w:val="003803B5"/>
    <w:rsid w:val="00381401"/>
    <w:rsid w:val="00382703"/>
    <w:rsid w:val="00387F3A"/>
    <w:rsid w:val="00390693"/>
    <w:rsid w:val="003915A2"/>
    <w:rsid w:val="003915F5"/>
    <w:rsid w:val="00395A22"/>
    <w:rsid w:val="003A11C3"/>
    <w:rsid w:val="003A157A"/>
    <w:rsid w:val="003A410D"/>
    <w:rsid w:val="003B5071"/>
    <w:rsid w:val="003B6084"/>
    <w:rsid w:val="003C0396"/>
    <w:rsid w:val="003C0E46"/>
    <w:rsid w:val="003C143C"/>
    <w:rsid w:val="003C308F"/>
    <w:rsid w:val="003C666F"/>
    <w:rsid w:val="003E0C2F"/>
    <w:rsid w:val="003E226C"/>
    <w:rsid w:val="003E436E"/>
    <w:rsid w:val="003E4B4B"/>
    <w:rsid w:val="003F0B99"/>
    <w:rsid w:val="003F0CF2"/>
    <w:rsid w:val="003F67F6"/>
    <w:rsid w:val="0040399D"/>
    <w:rsid w:val="0040624C"/>
    <w:rsid w:val="004074D7"/>
    <w:rsid w:val="00407A27"/>
    <w:rsid w:val="00411BAB"/>
    <w:rsid w:val="004125A2"/>
    <w:rsid w:val="00414D6F"/>
    <w:rsid w:val="00420688"/>
    <w:rsid w:val="00421348"/>
    <w:rsid w:val="00423196"/>
    <w:rsid w:val="00424342"/>
    <w:rsid w:val="00424742"/>
    <w:rsid w:val="00425BBF"/>
    <w:rsid w:val="00434009"/>
    <w:rsid w:val="00434146"/>
    <w:rsid w:val="00434434"/>
    <w:rsid w:val="00441339"/>
    <w:rsid w:val="00441BA5"/>
    <w:rsid w:val="00441BC1"/>
    <w:rsid w:val="004427CF"/>
    <w:rsid w:val="0044444B"/>
    <w:rsid w:val="004447B4"/>
    <w:rsid w:val="00446E32"/>
    <w:rsid w:val="00447B18"/>
    <w:rsid w:val="004504AC"/>
    <w:rsid w:val="00463ADC"/>
    <w:rsid w:val="00487453"/>
    <w:rsid w:val="00490191"/>
    <w:rsid w:val="00490EBD"/>
    <w:rsid w:val="0049336C"/>
    <w:rsid w:val="00494681"/>
    <w:rsid w:val="00497D1C"/>
    <w:rsid w:val="00497D27"/>
    <w:rsid w:val="004A2854"/>
    <w:rsid w:val="004A36A4"/>
    <w:rsid w:val="004A421A"/>
    <w:rsid w:val="004A4EDC"/>
    <w:rsid w:val="004B290F"/>
    <w:rsid w:val="004B5318"/>
    <w:rsid w:val="004C6A18"/>
    <w:rsid w:val="004C796A"/>
    <w:rsid w:val="004D1C7A"/>
    <w:rsid w:val="004E052E"/>
    <w:rsid w:val="004E081E"/>
    <w:rsid w:val="004E1ADD"/>
    <w:rsid w:val="004E3E3D"/>
    <w:rsid w:val="004E4BF3"/>
    <w:rsid w:val="004F103F"/>
    <w:rsid w:val="004F1801"/>
    <w:rsid w:val="004F2323"/>
    <w:rsid w:val="004F565A"/>
    <w:rsid w:val="004F6395"/>
    <w:rsid w:val="00502118"/>
    <w:rsid w:val="005027E3"/>
    <w:rsid w:val="00504731"/>
    <w:rsid w:val="00506084"/>
    <w:rsid w:val="0051781C"/>
    <w:rsid w:val="005204B7"/>
    <w:rsid w:val="00520FB0"/>
    <w:rsid w:val="005247C3"/>
    <w:rsid w:val="005265B0"/>
    <w:rsid w:val="00534625"/>
    <w:rsid w:val="005372F8"/>
    <w:rsid w:val="00542B2C"/>
    <w:rsid w:val="00546E42"/>
    <w:rsid w:val="00551DC4"/>
    <w:rsid w:val="00554A50"/>
    <w:rsid w:val="005560C5"/>
    <w:rsid w:val="0055638F"/>
    <w:rsid w:val="0056024C"/>
    <w:rsid w:val="00572B17"/>
    <w:rsid w:val="00573517"/>
    <w:rsid w:val="00573AD1"/>
    <w:rsid w:val="00587459"/>
    <w:rsid w:val="00590566"/>
    <w:rsid w:val="00594DA6"/>
    <w:rsid w:val="00595042"/>
    <w:rsid w:val="005A18CB"/>
    <w:rsid w:val="005A3EAB"/>
    <w:rsid w:val="005A5EBB"/>
    <w:rsid w:val="005A7B8A"/>
    <w:rsid w:val="005C1799"/>
    <w:rsid w:val="005C185D"/>
    <w:rsid w:val="005C422E"/>
    <w:rsid w:val="005C4864"/>
    <w:rsid w:val="005C5F82"/>
    <w:rsid w:val="005D00F6"/>
    <w:rsid w:val="005D1D2C"/>
    <w:rsid w:val="005E29D3"/>
    <w:rsid w:val="005E572E"/>
    <w:rsid w:val="005E744A"/>
    <w:rsid w:val="005F0CD8"/>
    <w:rsid w:val="005F174F"/>
    <w:rsid w:val="005F2AF9"/>
    <w:rsid w:val="00602041"/>
    <w:rsid w:val="0060456F"/>
    <w:rsid w:val="0060567B"/>
    <w:rsid w:val="00605A75"/>
    <w:rsid w:val="00611E6A"/>
    <w:rsid w:val="0061540F"/>
    <w:rsid w:val="00616CD5"/>
    <w:rsid w:val="00625593"/>
    <w:rsid w:val="00632ADC"/>
    <w:rsid w:val="0063308A"/>
    <w:rsid w:val="00633AAD"/>
    <w:rsid w:val="00634256"/>
    <w:rsid w:val="006350C6"/>
    <w:rsid w:val="00635496"/>
    <w:rsid w:val="00646FC2"/>
    <w:rsid w:val="0065090B"/>
    <w:rsid w:val="006518B4"/>
    <w:rsid w:val="0065596A"/>
    <w:rsid w:val="00655D95"/>
    <w:rsid w:val="00665968"/>
    <w:rsid w:val="0066654A"/>
    <w:rsid w:val="00667381"/>
    <w:rsid w:val="00667C0A"/>
    <w:rsid w:val="00667EAB"/>
    <w:rsid w:val="0067096D"/>
    <w:rsid w:val="00671D23"/>
    <w:rsid w:val="006732D6"/>
    <w:rsid w:val="00684578"/>
    <w:rsid w:val="0068538A"/>
    <w:rsid w:val="00686624"/>
    <w:rsid w:val="00692F26"/>
    <w:rsid w:val="0069600B"/>
    <w:rsid w:val="006A0A85"/>
    <w:rsid w:val="006A30C5"/>
    <w:rsid w:val="006B19DD"/>
    <w:rsid w:val="006B19E5"/>
    <w:rsid w:val="006B1A07"/>
    <w:rsid w:val="006C3749"/>
    <w:rsid w:val="006C4104"/>
    <w:rsid w:val="006C588F"/>
    <w:rsid w:val="006C5EEF"/>
    <w:rsid w:val="006C7FBA"/>
    <w:rsid w:val="006D1351"/>
    <w:rsid w:val="006D490B"/>
    <w:rsid w:val="006D6472"/>
    <w:rsid w:val="006D7C4B"/>
    <w:rsid w:val="006E28F8"/>
    <w:rsid w:val="006E3790"/>
    <w:rsid w:val="006E5BD1"/>
    <w:rsid w:val="006F0814"/>
    <w:rsid w:val="006F2CFA"/>
    <w:rsid w:val="006F4025"/>
    <w:rsid w:val="006F4116"/>
    <w:rsid w:val="006F6E20"/>
    <w:rsid w:val="007073F5"/>
    <w:rsid w:val="0070741C"/>
    <w:rsid w:val="00710B32"/>
    <w:rsid w:val="007120AB"/>
    <w:rsid w:val="00713476"/>
    <w:rsid w:val="0071365D"/>
    <w:rsid w:val="007171AB"/>
    <w:rsid w:val="0072006D"/>
    <w:rsid w:val="00723970"/>
    <w:rsid w:val="007304CD"/>
    <w:rsid w:val="00734AD5"/>
    <w:rsid w:val="00735ABF"/>
    <w:rsid w:val="0073743E"/>
    <w:rsid w:val="00746E59"/>
    <w:rsid w:val="00747AAF"/>
    <w:rsid w:val="00750D17"/>
    <w:rsid w:val="00751E07"/>
    <w:rsid w:val="0075273E"/>
    <w:rsid w:val="0075479F"/>
    <w:rsid w:val="007577DA"/>
    <w:rsid w:val="00764459"/>
    <w:rsid w:val="007719F8"/>
    <w:rsid w:val="00772D36"/>
    <w:rsid w:val="00772F23"/>
    <w:rsid w:val="0077628B"/>
    <w:rsid w:val="007762DF"/>
    <w:rsid w:val="00776C22"/>
    <w:rsid w:val="00784382"/>
    <w:rsid w:val="007875E9"/>
    <w:rsid w:val="00787D9A"/>
    <w:rsid w:val="007906A3"/>
    <w:rsid w:val="00791D08"/>
    <w:rsid w:val="00793046"/>
    <w:rsid w:val="0079392E"/>
    <w:rsid w:val="0079461E"/>
    <w:rsid w:val="007948DD"/>
    <w:rsid w:val="007A13F9"/>
    <w:rsid w:val="007A1EB3"/>
    <w:rsid w:val="007A2197"/>
    <w:rsid w:val="007A44E5"/>
    <w:rsid w:val="007A601E"/>
    <w:rsid w:val="007B0DA4"/>
    <w:rsid w:val="007D051E"/>
    <w:rsid w:val="007D0539"/>
    <w:rsid w:val="007D5AB4"/>
    <w:rsid w:val="007E1E5C"/>
    <w:rsid w:val="007E2C35"/>
    <w:rsid w:val="007E34E8"/>
    <w:rsid w:val="007E59EE"/>
    <w:rsid w:val="007F3034"/>
    <w:rsid w:val="007F337F"/>
    <w:rsid w:val="007F5844"/>
    <w:rsid w:val="007F6538"/>
    <w:rsid w:val="007F747C"/>
    <w:rsid w:val="007F7773"/>
    <w:rsid w:val="00801086"/>
    <w:rsid w:val="0080120D"/>
    <w:rsid w:val="008105BC"/>
    <w:rsid w:val="00811691"/>
    <w:rsid w:val="00812651"/>
    <w:rsid w:val="00817717"/>
    <w:rsid w:val="00817C2E"/>
    <w:rsid w:val="00830134"/>
    <w:rsid w:val="008527D7"/>
    <w:rsid w:val="008530C0"/>
    <w:rsid w:val="00855567"/>
    <w:rsid w:val="008563EC"/>
    <w:rsid w:val="00857ADA"/>
    <w:rsid w:val="0086283E"/>
    <w:rsid w:val="00863E6B"/>
    <w:rsid w:val="008656FB"/>
    <w:rsid w:val="00872D3E"/>
    <w:rsid w:val="00874146"/>
    <w:rsid w:val="00893F55"/>
    <w:rsid w:val="008968CA"/>
    <w:rsid w:val="008976AB"/>
    <w:rsid w:val="008A0038"/>
    <w:rsid w:val="008A27B1"/>
    <w:rsid w:val="008A4E40"/>
    <w:rsid w:val="008A558A"/>
    <w:rsid w:val="008A6101"/>
    <w:rsid w:val="008B1835"/>
    <w:rsid w:val="008B24BB"/>
    <w:rsid w:val="008B61F5"/>
    <w:rsid w:val="008B6D35"/>
    <w:rsid w:val="008B758D"/>
    <w:rsid w:val="008D32FD"/>
    <w:rsid w:val="008D3A3E"/>
    <w:rsid w:val="008D54FB"/>
    <w:rsid w:val="008E0049"/>
    <w:rsid w:val="008E02DA"/>
    <w:rsid w:val="008E06E0"/>
    <w:rsid w:val="008E589E"/>
    <w:rsid w:val="008E638C"/>
    <w:rsid w:val="008F227A"/>
    <w:rsid w:val="008F4B85"/>
    <w:rsid w:val="00900295"/>
    <w:rsid w:val="00901C5A"/>
    <w:rsid w:val="00904897"/>
    <w:rsid w:val="00910C79"/>
    <w:rsid w:val="009115B0"/>
    <w:rsid w:val="0091324C"/>
    <w:rsid w:val="00915018"/>
    <w:rsid w:val="0091508B"/>
    <w:rsid w:val="00915CC6"/>
    <w:rsid w:val="00915EC0"/>
    <w:rsid w:val="009203F7"/>
    <w:rsid w:val="00923C1D"/>
    <w:rsid w:val="00923EEA"/>
    <w:rsid w:val="00924239"/>
    <w:rsid w:val="009258D0"/>
    <w:rsid w:val="00927C7B"/>
    <w:rsid w:val="00931DBA"/>
    <w:rsid w:val="0093260A"/>
    <w:rsid w:val="009341D8"/>
    <w:rsid w:val="009349DA"/>
    <w:rsid w:val="00941954"/>
    <w:rsid w:val="0094438D"/>
    <w:rsid w:val="009504D7"/>
    <w:rsid w:val="00950F2C"/>
    <w:rsid w:val="00953517"/>
    <w:rsid w:val="00953B0E"/>
    <w:rsid w:val="00960F96"/>
    <w:rsid w:val="00961EAC"/>
    <w:rsid w:val="009717F8"/>
    <w:rsid w:val="0097342B"/>
    <w:rsid w:val="00980635"/>
    <w:rsid w:val="0098188D"/>
    <w:rsid w:val="00982D13"/>
    <w:rsid w:val="00990CF1"/>
    <w:rsid w:val="00992FC7"/>
    <w:rsid w:val="009A0F47"/>
    <w:rsid w:val="009B4667"/>
    <w:rsid w:val="009B71C7"/>
    <w:rsid w:val="009C149B"/>
    <w:rsid w:val="009D4CCF"/>
    <w:rsid w:val="009D5774"/>
    <w:rsid w:val="009E0690"/>
    <w:rsid w:val="009E3A08"/>
    <w:rsid w:val="009E4290"/>
    <w:rsid w:val="009E7D1A"/>
    <w:rsid w:val="009F3874"/>
    <w:rsid w:val="009F5AE6"/>
    <w:rsid w:val="00A0081A"/>
    <w:rsid w:val="00A06686"/>
    <w:rsid w:val="00A14240"/>
    <w:rsid w:val="00A148EA"/>
    <w:rsid w:val="00A2380A"/>
    <w:rsid w:val="00A2460C"/>
    <w:rsid w:val="00A25DB6"/>
    <w:rsid w:val="00A315E6"/>
    <w:rsid w:val="00A33670"/>
    <w:rsid w:val="00A33CDE"/>
    <w:rsid w:val="00A33DF9"/>
    <w:rsid w:val="00A429CD"/>
    <w:rsid w:val="00A43B81"/>
    <w:rsid w:val="00A45B51"/>
    <w:rsid w:val="00A5318B"/>
    <w:rsid w:val="00A6162B"/>
    <w:rsid w:val="00A67620"/>
    <w:rsid w:val="00A71537"/>
    <w:rsid w:val="00A82F95"/>
    <w:rsid w:val="00A83053"/>
    <w:rsid w:val="00A830BB"/>
    <w:rsid w:val="00A85740"/>
    <w:rsid w:val="00A911D5"/>
    <w:rsid w:val="00A918E0"/>
    <w:rsid w:val="00A9320B"/>
    <w:rsid w:val="00A932B9"/>
    <w:rsid w:val="00AA0C28"/>
    <w:rsid w:val="00AA16B4"/>
    <w:rsid w:val="00AA4F78"/>
    <w:rsid w:val="00AB08C7"/>
    <w:rsid w:val="00AB1019"/>
    <w:rsid w:val="00AB1A59"/>
    <w:rsid w:val="00AB271D"/>
    <w:rsid w:val="00AB289D"/>
    <w:rsid w:val="00AB2C3A"/>
    <w:rsid w:val="00AB3D29"/>
    <w:rsid w:val="00AB4914"/>
    <w:rsid w:val="00AC0219"/>
    <w:rsid w:val="00AC65E8"/>
    <w:rsid w:val="00AC66E8"/>
    <w:rsid w:val="00AC6EC8"/>
    <w:rsid w:val="00AD125E"/>
    <w:rsid w:val="00AD249C"/>
    <w:rsid w:val="00AE20D5"/>
    <w:rsid w:val="00AE4873"/>
    <w:rsid w:val="00AE5E30"/>
    <w:rsid w:val="00AE7FAD"/>
    <w:rsid w:val="00AF0319"/>
    <w:rsid w:val="00AF42F6"/>
    <w:rsid w:val="00AF5B6B"/>
    <w:rsid w:val="00AF5FC1"/>
    <w:rsid w:val="00B01CED"/>
    <w:rsid w:val="00B02CF7"/>
    <w:rsid w:val="00B030E7"/>
    <w:rsid w:val="00B04BA5"/>
    <w:rsid w:val="00B04BB1"/>
    <w:rsid w:val="00B056F9"/>
    <w:rsid w:val="00B06A79"/>
    <w:rsid w:val="00B06B7C"/>
    <w:rsid w:val="00B0720F"/>
    <w:rsid w:val="00B11991"/>
    <w:rsid w:val="00B14F14"/>
    <w:rsid w:val="00B201CC"/>
    <w:rsid w:val="00B22674"/>
    <w:rsid w:val="00B27153"/>
    <w:rsid w:val="00B309D4"/>
    <w:rsid w:val="00B309EC"/>
    <w:rsid w:val="00B311B1"/>
    <w:rsid w:val="00B31793"/>
    <w:rsid w:val="00B3179A"/>
    <w:rsid w:val="00B334FA"/>
    <w:rsid w:val="00B36DAE"/>
    <w:rsid w:val="00B373C6"/>
    <w:rsid w:val="00B40DE5"/>
    <w:rsid w:val="00B52921"/>
    <w:rsid w:val="00B55AA2"/>
    <w:rsid w:val="00B55D2D"/>
    <w:rsid w:val="00B56342"/>
    <w:rsid w:val="00B565BB"/>
    <w:rsid w:val="00B57BCA"/>
    <w:rsid w:val="00B66AE5"/>
    <w:rsid w:val="00B67519"/>
    <w:rsid w:val="00B72139"/>
    <w:rsid w:val="00B73978"/>
    <w:rsid w:val="00B73A44"/>
    <w:rsid w:val="00B767F9"/>
    <w:rsid w:val="00B9766C"/>
    <w:rsid w:val="00BA384F"/>
    <w:rsid w:val="00BA5919"/>
    <w:rsid w:val="00BA5EC1"/>
    <w:rsid w:val="00BB13A3"/>
    <w:rsid w:val="00BB49C8"/>
    <w:rsid w:val="00BB4F95"/>
    <w:rsid w:val="00BB78B1"/>
    <w:rsid w:val="00BB7A8F"/>
    <w:rsid w:val="00BC1E5C"/>
    <w:rsid w:val="00BD0F8D"/>
    <w:rsid w:val="00BD2FA3"/>
    <w:rsid w:val="00BD3B43"/>
    <w:rsid w:val="00BD6BF6"/>
    <w:rsid w:val="00BE0577"/>
    <w:rsid w:val="00BE1B4C"/>
    <w:rsid w:val="00BE53B5"/>
    <w:rsid w:val="00BE65CB"/>
    <w:rsid w:val="00BE791F"/>
    <w:rsid w:val="00BE7B65"/>
    <w:rsid w:val="00BF0599"/>
    <w:rsid w:val="00BF352A"/>
    <w:rsid w:val="00BF3A80"/>
    <w:rsid w:val="00BF6984"/>
    <w:rsid w:val="00BF7A1C"/>
    <w:rsid w:val="00C027AC"/>
    <w:rsid w:val="00C02C7F"/>
    <w:rsid w:val="00C04850"/>
    <w:rsid w:val="00C05994"/>
    <w:rsid w:val="00C06450"/>
    <w:rsid w:val="00C06B1E"/>
    <w:rsid w:val="00C075B3"/>
    <w:rsid w:val="00C1350F"/>
    <w:rsid w:val="00C13751"/>
    <w:rsid w:val="00C14E8A"/>
    <w:rsid w:val="00C14F58"/>
    <w:rsid w:val="00C15B19"/>
    <w:rsid w:val="00C21182"/>
    <w:rsid w:val="00C22CB7"/>
    <w:rsid w:val="00C248DF"/>
    <w:rsid w:val="00C27534"/>
    <w:rsid w:val="00C275CC"/>
    <w:rsid w:val="00C27D39"/>
    <w:rsid w:val="00C353F0"/>
    <w:rsid w:val="00C40EAD"/>
    <w:rsid w:val="00C4209A"/>
    <w:rsid w:val="00C422CB"/>
    <w:rsid w:val="00C47922"/>
    <w:rsid w:val="00C47AE4"/>
    <w:rsid w:val="00C50AC0"/>
    <w:rsid w:val="00C51E51"/>
    <w:rsid w:val="00C52052"/>
    <w:rsid w:val="00C52B0B"/>
    <w:rsid w:val="00C70513"/>
    <w:rsid w:val="00C72D35"/>
    <w:rsid w:val="00C73673"/>
    <w:rsid w:val="00C74E9D"/>
    <w:rsid w:val="00C8111D"/>
    <w:rsid w:val="00C8174F"/>
    <w:rsid w:val="00C87401"/>
    <w:rsid w:val="00C90318"/>
    <w:rsid w:val="00C90334"/>
    <w:rsid w:val="00C91004"/>
    <w:rsid w:val="00C92F78"/>
    <w:rsid w:val="00C95AFD"/>
    <w:rsid w:val="00C97471"/>
    <w:rsid w:val="00CA17EC"/>
    <w:rsid w:val="00CA3D2B"/>
    <w:rsid w:val="00CB169F"/>
    <w:rsid w:val="00CB2784"/>
    <w:rsid w:val="00CB3B91"/>
    <w:rsid w:val="00CB40B1"/>
    <w:rsid w:val="00CC161C"/>
    <w:rsid w:val="00CC3828"/>
    <w:rsid w:val="00CD089D"/>
    <w:rsid w:val="00CD3CD0"/>
    <w:rsid w:val="00CD7988"/>
    <w:rsid w:val="00CE0002"/>
    <w:rsid w:val="00CE01E0"/>
    <w:rsid w:val="00CE42C8"/>
    <w:rsid w:val="00CE5DD1"/>
    <w:rsid w:val="00CF253E"/>
    <w:rsid w:val="00CF26AF"/>
    <w:rsid w:val="00CF2E51"/>
    <w:rsid w:val="00CF4C06"/>
    <w:rsid w:val="00D0381E"/>
    <w:rsid w:val="00D054D9"/>
    <w:rsid w:val="00D0719B"/>
    <w:rsid w:val="00D07B7A"/>
    <w:rsid w:val="00D11BBE"/>
    <w:rsid w:val="00D123F5"/>
    <w:rsid w:val="00D27E6C"/>
    <w:rsid w:val="00D32F54"/>
    <w:rsid w:val="00D33897"/>
    <w:rsid w:val="00D33BD9"/>
    <w:rsid w:val="00D40BFB"/>
    <w:rsid w:val="00D41503"/>
    <w:rsid w:val="00D43466"/>
    <w:rsid w:val="00D43BE4"/>
    <w:rsid w:val="00D4762F"/>
    <w:rsid w:val="00D54EA0"/>
    <w:rsid w:val="00D62D7F"/>
    <w:rsid w:val="00D665A2"/>
    <w:rsid w:val="00DA161B"/>
    <w:rsid w:val="00DB60D0"/>
    <w:rsid w:val="00DB76CD"/>
    <w:rsid w:val="00DB7CF8"/>
    <w:rsid w:val="00DC152C"/>
    <w:rsid w:val="00DD02FC"/>
    <w:rsid w:val="00DD5B39"/>
    <w:rsid w:val="00DD71DC"/>
    <w:rsid w:val="00DD71FA"/>
    <w:rsid w:val="00DD7BB7"/>
    <w:rsid w:val="00DE24E5"/>
    <w:rsid w:val="00DE3751"/>
    <w:rsid w:val="00DE3884"/>
    <w:rsid w:val="00DE49F6"/>
    <w:rsid w:val="00DE72D8"/>
    <w:rsid w:val="00DF1756"/>
    <w:rsid w:val="00DF63CC"/>
    <w:rsid w:val="00DF7E2B"/>
    <w:rsid w:val="00E01105"/>
    <w:rsid w:val="00E02C50"/>
    <w:rsid w:val="00E06DD1"/>
    <w:rsid w:val="00E07AC3"/>
    <w:rsid w:val="00E177C2"/>
    <w:rsid w:val="00E17977"/>
    <w:rsid w:val="00E259BE"/>
    <w:rsid w:val="00E34541"/>
    <w:rsid w:val="00E354AD"/>
    <w:rsid w:val="00E37738"/>
    <w:rsid w:val="00E40B06"/>
    <w:rsid w:val="00E45E0C"/>
    <w:rsid w:val="00E51194"/>
    <w:rsid w:val="00E525C9"/>
    <w:rsid w:val="00E541AF"/>
    <w:rsid w:val="00E634CB"/>
    <w:rsid w:val="00E67BA5"/>
    <w:rsid w:val="00E709E5"/>
    <w:rsid w:val="00E76FB2"/>
    <w:rsid w:val="00E7742E"/>
    <w:rsid w:val="00E82316"/>
    <w:rsid w:val="00E82357"/>
    <w:rsid w:val="00E82E64"/>
    <w:rsid w:val="00E84615"/>
    <w:rsid w:val="00E85475"/>
    <w:rsid w:val="00E86F96"/>
    <w:rsid w:val="00E92CCF"/>
    <w:rsid w:val="00E95028"/>
    <w:rsid w:val="00E9529D"/>
    <w:rsid w:val="00E953CF"/>
    <w:rsid w:val="00EA1276"/>
    <w:rsid w:val="00EA1724"/>
    <w:rsid w:val="00EA187D"/>
    <w:rsid w:val="00EA7409"/>
    <w:rsid w:val="00EB406B"/>
    <w:rsid w:val="00EB56FA"/>
    <w:rsid w:val="00EB7054"/>
    <w:rsid w:val="00EC6C73"/>
    <w:rsid w:val="00ED1DF5"/>
    <w:rsid w:val="00ED277D"/>
    <w:rsid w:val="00ED3D27"/>
    <w:rsid w:val="00ED5283"/>
    <w:rsid w:val="00EE23A2"/>
    <w:rsid w:val="00EF70D4"/>
    <w:rsid w:val="00EF7EA0"/>
    <w:rsid w:val="00F00B11"/>
    <w:rsid w:val="00F02E67"/>
    <w:rsid w:val="00F144A3"/>
    <w:rsid w:val="00F15DE6"/>
    <w:rsid w:val="00F2739B"/>
    <w:rsid w:val="00F301EC"/>
    <w:rsid w:val="00F37554"/>
    <w:rsid w:val="00F37BC4"/>
    <w:rsid w:val="00F4380F"/>
    <w:rsid w:val="00F44864"/>
    <w:rsid w:val="00F52E88"/>
    <w:rsid w:val="00F635DB"/>
    <w:rsid w:val="00F63AD8"/>
    <w:rsid w:val="00F73F98"/>
    <w:rsid w:val="00F80848"/>
    <w:rsid w:val="00F85756"/>
    <w:rsid w:val="00F91D88"/>
    <w:rsid w:val="00F940EE"/>
    <w:rsid w:val="00F94D75"/>
    <w:rsid w:val="00F952E5"/>
    <w:rsid w:val="00F961CF"/>
    <w:rsid w:val="00FA0D2E"/>
    <w:rsid w:val="00FA54D4"/>
    <w:rsid w:val="00FB20BF"/>
    <w:rsid w:val="00FB2556"/>
    <w:rsid w:val="00FB5692"/>
    <w:rsid w:val="00FC2875"/>
    <w:rsid w:val="00FC5258"/>
    <w:rsid w:val="00FD400A"/>
    <w:rsid w:val="00FD7D8B"/>
    <w:rsid w:val="00FE7993"/>
    <w:rsid w:val="00FF2659"/>
    <w:rsid w:val="00FF3CEF"/>
    <w:rsid w:val="00FF4105"/>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spacing w:before="120" w:after="120"/>
      <w:jc w:val="left"/>
    </w:pPr>
    <w:rPr>
      <w:rFonts w:asciiTheme="minorHAnsi" w:hAnsiTheme="minorHAnsi" w:cstheme="minorHAnsi"/>
      <w:b/>
      <w:bCs/>
      <w:caps/>
      <w:sz w:val="20"/>
      <w:szCs w:val="20"/>
    </w:r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ind w:left="220"/>
      <w:jc w:val="left"/>
    </w:pPr>
    <w:rPr>
      <w:rFonts w:asciiTheme="minorHAnsi" w:hAnsiTheme="minorHAnsi" w:cstheme="minorHAnsi"/>
      <w:smallCaps/>
      <w:sz w:val="20"/>
      <w:szCs w:val="20"/>
    </w:r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9F3874"/>
    <w:pPr>
      <w:spacing w:after="0"/>
      <w:ind w:left="0"/>
    </w:pPr>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9F3874"/>
    <w:rPr>
      <w:rFonts w:ascii="Times New Roman" w:hAnsi="Times New Roman"/>
      <w:b/>
      <w:bCs/>
      <w:sz w:val="20"/>
      <w:szCs w:val="20"/>
    </w:rPr>
  </w:style>
  <w:style w:type="paragraph" w:styleId="Revisin">
    <w:name w:val="Revision"/>
    <w:hidden/>
    <w:uiPriority w:val="99"/>
    <w:semiHidden/>
    <w:rsid w:val="009F3874"/>
    <w:pPr>
      <w:spacing w:after="0" w:line="240" w:lineRule="auto"/>
    </w:pPr>
    <w:rPr>
      <w:rFonts w:ascii="Times New Roman" w:hAnsi="Times New Roman"/>
    </w:rPr>
  </w:style>
  <w:style w:type="character" w:styleId="Hipervnculovisitado">
    <w:name w:val="FollowedHyperlink"/>
    <w:basedOn w:val="Fuentedeprrafopredeter"/>
    <w:uiPriority w:val="99"/>
    <w:semiHidden/>
    <w:unhideWhenUsed/>
    <w:rsid w:val="00373177"/>
    <w:rPr>
      <w:color w:val="954F72" w:themeColor="followedHyperlink"/>
      <w:u w:val="single"/>
    </w:rPr>
  </w:style>
  <w:style w:type="paragraph" w:customStyle="1" w:styleId="pf0">
    <w:name w:val="pf0"/>
    <w:basedOn w:val="Normal"/>
    <w:rsid w:val="006B19E5"/>
    <w:pPr>
      <w:spacing w:before="100" w:beforeAutospacing="1" w:after="100" w:afterAutospacing="1" w:line="240" w:lineRule="auto"/>
      <w:jc w:val="left"/>
    </w:pPr>
    <w:rPr>
      <w:rFonts w:eastAsia="Times New Roman" w:cs="Times New Roman"/>
      <w:sz w:val="24"/>
      <w:szCs w:val="24"/>
      <w:lang w:eastAsia="es-ES"/>
    </w:rPr>
  </w:style>
  <w:style w:type="character" w:customStyle="1" w:styleId="cf01">
    <w:name w:val="cf01"/>
    <w:basedOn w:val="Fuentedeprrafopredeter"/>
    <w:rsid w:val="006B19E5"/>
    <w:rPr>
      <w:rFonts w:ascii="Segoe UI" w:hAnsi="Segoe UI" w:cs="Segoe UI" w:hint="default"/>
      <w:b/>
      <w:bCs/>
      <w:sz w:val="18"/>
      <w:szCs w:val="18"/>
    </w:rPr>
  </w:style>
  <w:style w:type="paragraph" w:styleId="TDC3">
    <w:name w:val="toc 3"/>
    <w:basedOn w:val="Normal"/>
    <w:next w:val="Normal"/>
    <w:autoRedefine/>
    <w:uiPriority w:val="39"/>
    <w:unhideWhenUsed/>
    <w:rsid w:val="00135BE1"/>
    <w:pPr>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135BE1"/>
    <w:pPr>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35BE1"/>
    <w:pPr>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35BE1"/>
    <w:pPr>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35BE1"/>
    <w:pPr>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35BE1"/>
    <w:pPr>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35BE1"/>
    <w:pPr>
      <w:ind w:left="176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990CF1"/>
    <w:pPr>
      <w:ind w:left="440" w:hanging="44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198278451">
      <w:bodyDiv w:val="1"/>
      <w:marLeft w:val="0"/>
      <w:marRight w:val="0"/>
      <w:marTop w:val="0"/>
      <w:marBottom w:val="0"/>
      <w:divBdr>
        <w:top w:val="none" w:sz="0" w:space="0" w:color="auto"/>
        <w:left w:val="none" w:sz="0" w:space="0" w:color="auto"/>
        <w:bottom w:val="none" w:sz="0" w:space="0" w:color="auto"/>
        <w:right w:val="none" w:sz="0" w:space="0" w:color="auto"/>
      </w:divBdr>
      <w:divsChild>
        <w:div w:id="2024745226">
          <w:marLeft w:val="480"/>
          <w:marRight w:val="0"/>
          <w:marTop w:val="0"/>
          <w:marBottom w:val="0"/>
          <w:divBdr>
            <w:top w:val="none" w:sz="0" w:space="0" w:color="auto"/>
            <w:left w:val="none" w:sz="0" w:space="0" w:color="auto"/>
            <w:bottom w:val="none" w:sz="0" w:space="0" w:color="auto"/>
            <w:right w:val="none" w:sz="0" w:space="0" w:color="auto"/>
          </w:divBdr>
          <w:divsChild>
            <w:div w:id="18722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690">
      <w:bodyDiv w:val="1"/>
      <w:marLeft w:val="0"/>
      <w:marRight w:val="0"/>
      <w:marTop w:val="0"/>
      <w:marBottom w:val="0"/>
      <w:divBdr>
        <w:top w:val="none" w:sz="0" w:space="0" w:color="auto"/>
        <w:left w:val="none" w:sz="0" w:space="0" w:color="auto"/>
        <w:bottom w:val="none" w:sz="0" w:space="0" w:color="auto"/>
        <w:right w:val="none" w:sz="0" w:space="0" w:color="auto"/>
      </w:divBdr>
      <w:divsChild>
        <w:div w:id="790512492">
          <w:marLeft w:val="480"/>
          <w:marRight w:val="0"/>
          <w:marTop w:val="0"/>
          <w:marBottom w:val="0"/>
          <w:divBdr>
            <w:top w:val="none" w:sz="0" w:space="0" w:color="auto"/>
            <w:left w:val="none" w:sz="0" w:space="0" w:color="auto"/>
            <w:bottom w:val="none" w:sz="0" w:space="0" w:color="auto"/>
            <w:right w:val="none" w:sz="0" w:space="0" w:color="auto"/>
          </w:divBdr>
          <w:divsChild>
            <w:div w:id="2125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161">
      <w:bodyDiv w:val="1"/>
      <w:marLeft w:val="0"/>
      <w:marRight w:val="0"/>
      <w:marTop w:val="0"/>
      <w:marBottom w:val="0"/>
      <w:divBdr>
        <w:top w:val="none" w:sz="0" w:space="0" w:color="auto"/>
        <w:left w:val="none" w:sz="0" w:space="0" w:color="auto"/>
        <w:bottom w:val="none" w:sz="0" w:space="0" w:color="auto"/>
        <w:right w:val="none" w:sz="0" w:space="0" w:color="auto"/>
      </w:divBdr>
      <w:divsChild>
        <w:div w:id="1108886754">
          <w:marLeft w:val="0"/>
          <w:marRight w:val="0"/>
          <w:marTop w:val="0"/>
          <w:marBottom w:val="0"/>
          <w:divBdr>
            <w:top w:val="none" w:sz="0" w:space="0" w:color="auto"/>
            <w:left w:val="none" w:sz="0" w:space="0" w:color="auto"/>
            <w:bottom w:val="none" w:sz="0" w:space="0" w:color="auto"/>
            <w:right w:val="none" w:sz="0" w:space="0" w:color="auto"/>
          </w:divBdr>
        </w:div>
      </w:divsChild>
    </w:div>
    <w:div w:id="702901924">
      <w:bodyDiv w:val="1"/>
      <w:marLeft w:val="0"/>
      <w:marRight w:val="0"/>
      <w:marTop w:val="0"/>
      <w:marBottom w:val="0"/>
      <w:divBdr>
        <w:top w:val="none" w:sz="0" w:space="0" w:color="auto"/>
        <w:left w:val="none" w:sz="0" w:space="0" w:color="auto"/>
        <w:bottom w:val="none" w:sz="0" w:space="0" w:color="auto"/>
        <w:right w:val="none" w:sz="0" w:space="0" w:color="auto"/>
      </w:divBdr>
      <w:divsChild>
        <w:div w:id="531649253">
          <w:marLeft w:val="480"/>
          <w:marRight w:val="0"/>
          <w:marTop w:val="0"/>
          <w:marBottom w:val="0"/>
          <w:divBdr>
            <w:top w:val="none" w:sz="0" w:space="0" w:color="auto"/>
            <w:left w:val="none" w:sz="0" w:space="0" w:color="auto"/>
            <w:bottom w:val="none" w:sz="0" w:space="0" w:color="auto"/>
            <w:right w:val="none" w:sz="0" w:space="0" w:color="auto"/>
          </w:divBdr>
          <w:divsChild>
            <w:div w:id="17272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30310">
      <w:bodyDiv w:val="1"/>
      <w:marLeft w:val="0"/>
      <w:marRight w:val="0"/>
      <w:marTop w:val="0"/>
      <w:marBottom w:val="0"/>
      <w:divBdr>
        <w:top w:val="none" w:sz="0" w:space="0" w:color="auto"/>
        <w:left w:val="none" w:sz="0" w:space="0" w:color="auto"/>
        <w:bottom w:val="none" w:sz="0" w:space="0" w:color="auto"/>
        <w:right w:val="none" w:sz="0" w:space="0" w:color="auto"/>
      </w:divBdr>
      <w:divsChild>
        <w:div w:id="470828662">
          <w:marLeft w:val="480"/>
          <w:marRight w:val="0"/>
          <w:marTop w:val="0"/>
          <w:marBottom w:val="0"/>
          <w:divBdr>
            <w:top w:val="none" w:sz="0" w:space="0" w:color="auto"/>
            <w:left w:val="none" w:sz="0" w:space="0" w:color="auto"/>
            <w:bottom w:val="none" w:sz="0" w:space="0" w:color="auto"/>
            <w:right w:val="none" w:sz="0" w:space="0" w:color="auto"/>
          </w:divBdr>
          <w:divsChild>
            <w:div w:id="3671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283">
      <w:bodyDiv w:val="1"/>
      <w:marLeft w:val="0"/>
      <w:marRight w:val="0"/>
      <w:marTop w:val="0"/>
      <w:marBottom w:val="0"/>
      <w:divBdr>
        <w:top w:val="none" w:sz="0" w:space="0" w:color="auto"/>
        <w:left w:val="none" w:sz="0" w:space="0" w:color="auto"/>
        <w:bottom w:val="none" w:sz="0" w:space="0" w:color="auto"/>
        <w:right w:val="none" w:sz="0" w:space="0" w:color="auto"/>
      </w:divBdr>
      <w:divsChild>
        <w:div w:id="511798287">
          <w:marLeft w:val="480"/>
          <w:marRight w:val="0"/>
          <w:marTop w:val="0"/>
          <w:marBottom w:val="0"/>
          <w:divBdr>
            <w:top w:val="none" w:sz="0" w:space="0" w:color="auto"/>
            <w:left w:val="none" w:sz="0" w:space="0" w:color="auto"/>
            <w:bottom w:val="none" w:sz="0" w:space="0" w:color="auto"/>
            <w:right w:val="none" w:sz="0" w:space="0" w:color="auto"/>
          </w:divBdr>
          <w:divsChild>
            <w:div w:id="12856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7400">
      <w:bodyDiv w:val="1"/>
      <w:marLeft w:val="0"/>
      <w:marRight w:val="0"/>
      <w:marTop w:val="0"/>
      <w:marBottom w:val="0"/>
      <w:divBdr>
        <w:top w:val="none" w:sz="0" w:space="0" w:color="auto"/>
        <w:left w:val="none" w:sz="0" w:space="0" w:color="auto"/>
        <w:bottom w:val="none" w:sz="0" w:space="0" w:color="auto"/>
        <w:right w:val="none" w:sz="0" w:space="0" w:color="auto"/>
      </w:divBdr>
      <w:divsChild>
        <w:div w:id="728847334">
          <w:marLeft w:val="480"/>
          <w:marRight w:val="0"/>
          <w:marTop w:val="0"/>
          <w:marBottom w:val="0"/>
          <w:divBdr>
            <w:top w:val="none" w:sz="0" w:space="0" w:color="auto"/>
            <w:left w:val="none" w:sz="0" w:space="0" w:color="auto"/>
            <w:bottom w:val="none" w:sz="0" w:space="0" w:color="auto"/>
            <w:right w:val="none" w:sz="0" w:space="0" w:color="auto"/>
          </w:divBdr>
          <w:divsChild>
            <w:div w:id="6193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2302">
      <w:bodyDiv w:val="1"/>
      <w:marLeft w:val="0"/>
      <w:marRight w:val="0"/>
      <w:marTop w:val="0"/>
      <w:marBottom w:val="0"/>
      <w:divBdr>
        <w:top w:val="none" w:sz="0" w:space="0" w:color="auto"/>
        <w:left w:val="none" w:sz="0" w:space="0" w:color="auto"/>
        <w:bottom w:val="none" w:sz="0" w:space="0" w:color="auto"/>
        <w:right w:val="none" w:sz="0" w:space="0" w:color="auto"/>
      </w:divBdr>
    </w:div>
    <w:div w:id="1047607134">
      <w:bodyDiv w:val="1"/>
      <w:marLeft w:val="0"/>
      <w:marRight w:val="0"/>
      <w:marTop w:val="0"/>
      <w:marBottom w:val="0"/>
      <w:divBdr>
        <w:top w:val="none" w:sz="0" w:space="0" w:color="auto"/>
        <w:left w:val="none" w:sz="0" w:space="0" w:color="auto"/>
        <w:bottom w:val="none" w:sz="0" w:space="0" w:color="auto"/>
        <w:right w:val="none" w:sz="0" w:space="0" w:color="auto"/>
      </w:divBdr>
    </w:div>
    <w:div w:id="1115055167">
      <w:bodyDiv w:val="1"/>
      <w:marLeft w:val="0"/>
      <w:marRight w:val="0"/>
      <w:marTop w:val="0"/>
      <w:marBottom w:val="0"/>
      <w:divBdr>
        <w:top w:val="none" w:sz="0" w:space="0" w:color="auto"/>
        <w:left w:val="none" w:sz="0" w:space="0" w:color="auto"/>
        <w:bottom w:val="none" w:sz="0" w:space="0" w:color="auto"/>
        <w:right w:val="none" w:sz="0" w:space="0" w:color="auto"/>
      </w:divBdr>
    </w:div>
    <w:div w:id="1159880319">
      <w:bodyDiv w:val="1"/>
      <w:marLeft w:val="0"/>
      <w:marRight w:val="0"/>
      <w:marTop w:val="0"/>
      <w:marBottom w:val="0"/>
      <w:divBdr>
        <w:top w:val="none" w:sz="0" w:space="0" w:color="auto"/>
        <w:left w:val="none" w:sz="0" w:space="0" w:color="auto"/>
        <w:bottom w:val="none" w:sz="0" w:space="0" w:color="auto"/>
        <w:right w:val="none" w:sz="0" w:space="0" w:color="auto"/>
      </w:divBdr>
    </w:div>
    <w:div w:id="1204289791">
      <w:bodyDiv w:val="1"/>
      <w:marLeft w:val="0"/>
      <w:marRight w:val="0"/>
      <w:marTop w:val="0"/>
      <w:marBottom w:val="0"/>
      <w:divBdr>
        <w:top w:val="none" w:sz="0" w:space="0" w:color="auto"/>
        <w:left w:val="none" w:sz="0" w:space="0" w:color="auto"/>
        <w:bottom w:val="none" w:sz="0" w:space="0" w:color="auto"/>
        <w:right w:val="none" w:sz="0" w:space="0" w:color="auto"/>
      </w:divBdr>
    </w:div>
    <w:div w:id="1444807341">
      <w:bodyDiv w:val="1"/>
      <w:marLeft w:val="0"/>
      <w:marRight w:val="0"/>
      <w:marTop w:val="0"/>
      <w:marBottom w:val="0"/>
      <w:divBdr>
        <w:top w:val="none" w:sz="0" w:space="0" w:color="auto"/>
        <w:left w:val="none" w:sz="0" w:space="0" w:color="auto"/>
        <w:bottom w:val="none" w:sz="0" w:space="0" w:color="auto"/>
        <w:right w:val="none" w:sz="0" w:space="0" w:color="auto"/>
      </w:divBdr>
    </w:div>
    <w:div w:id="1815221641">
      <w:bodyDiv w:val="1"/>
      <w:marLeft w:val="0"/>
      <w:marRight w:val="0"/>
      <w:marTop w:val="0"/>
      <w:marBottom w:val="0"/>
      <w:divBdr>
        <w:top w:val="none" w:sz="0" w:space="0" w:color="auto"/>
        <w:left w:val="none" w:sz="0" w:space="0" w:color="auto"/>
        <w:bottom w:val="none" w:sz="0" w:space="0" w:color="auto"/>
        <w:right w:val="none" w:sz="0" w:space="0" w:color="auto"/>
      </w:divBdr>
    </w:div>
    <w:div w:id="185873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hyperlink" Target="https://jneuroengrehab.biomedcentral.com/articles/10.1186/s12984-023-012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8.png"/><Relationship Id="rId42" Type="http://schemas.openxmlformats.org/officeDocument/2006/relationships/image" Target="media/image28.emf"/><Relationship Id="rId47" Type="http://schemas.openxmlformats.org/officeDocument/2006/relationships/image" Target="media/image32.emf"/><Relationship Id="rId63" Type="http://schemas.openxmlformats.org/officeDocument/2006/relationships/hyperlink" Target="https://es.mathworks.com/discovery/fpga-programming.html" TargetMode="Externa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header" Target="header1.xml"/><Relationship Id="rId53" Type="http://schemas.openxmlformats.org/officeDocument/2006/relationships/hyperlink" Target="https://www.ine.es/jaxi/Datos.htm?path=/t22/e308/meto_05/modulo/base_2011/2002/l0/&amp;file=00025.px" TargetMode="External"/><Relationship Id="rId58" Type="http://schemas.openxmlformats.org/officeDocument/2006/relationships/hyperlink" Target="https://www.ti.com/lit/ds/symlink/ads1298.pdf?ts=1708427872352&amp;ref_url=https%253A%252F%252Feu.mouser.com%252F" TargetMode="External"/><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angeltroncosofisioterapia.com/tratamiento-pasivo-o-tratamiento-activo/"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hyperlink" Target="https://www.researchgate.net/publication/342158758_Evaluation_of_speech_signal_features_extraction_methods" TargetMode="External"/><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3.emf"/><Relationship Id="rId56" Type="http://schemas.openxmlformats.org/officeDocument/2006/relationships/hyperlink" Target="https://springernature.figshare.com/collections/Lower_limb_kinematic_kinetic_and_EMG_data_during_walking_motion_under_controlled_speeds/4923162/1" TargetMode="External"/><Relationship Id="rId64" Type="http://schemas.openxmlformats.org/officeDocument/2006/relationships/hyperlink" Target="https://www.xilinx.com/"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3.emf"/><Relationship Id="rId33" Type="http://schemas.openxmlformats.org/officeDocument/2006/relationships/customXml" Target="ink/ink1.xml"/><Relationship Id="rId38" Type="http://schemas.openxmlformats.org/officeDocument/2006/relationships/image" Target="media/image24.emf"/><Relationship Id="rId46" Type="http://schemas.openxmlformats.org/officeDocument/2006/relationships/footer" Target="footer1.xml"/><Relationship Id="rId59" Type="http://schemas.openxmlformats.org/officeDocument/2006/relationships/hyperlink" Target="http://ref.scielo.org/jbh8gq"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emf"/><Relationship Id="rId54" Type="http://schemas.openxmlformats.org/officeDocument/2006/relationships/hyperlink" Target="https://www.ine.es/dyngs/INEbase/es/operacion.htm?c=Estadistica_C&amp;cid=1254736176782&amp;menu=ultiDatos&amp;idp=1254735573175" TargetMode="External"/><Relationship Id="rId62" Type="http://schemas.openxmlformats.org/officeDocument/2006/relationships/hyperlink" Target="https://es.mathworks.com/help/signal/ug/iir-filter-design.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emf"/><Relationship Id="rId49" Type="http://schemas.openxmlformats.org/officeDocument/2006/relationships/image" Target="media/image34.emf"/><Relationship Id="rId57" Type="http://schemas.openxmlformats.org/officeDocument/2006/relationships/hyperlink" Target="https://www.xilinx.com/content/dam/xilinx/support/documents/selection-guides/zynq-7000-product-selection-guide.pdf"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image" Target="media/image36.png"/><Relationship Id="rId60" Type="http://schemas.openxmlformats.org/officeDocument/2006/relationships/hyperlink" Target="https://uvadoc.uva.es/bitstream/handle/10324/20958/TFG-G2270.pdf?sequence=1&amp;isAllowed=y" TargetMode="External"/><Relationship Id="rId65" Type="http://schemas.openxmlformats.org/officeDocument/2006/relationships/hyperlink" Target="https://www.fpga4fun.com/JTAG.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5.emf"/><Relationship Id="rId34" Type="http://schemas.openxmlformats.org/officeDocument/2006/relationships/image" Target="media/image20.png"/><Relationship Id="rId50" Type="http://schemas.openxmlformats.org/officeDocument/2006/relationships/header" Target="header2.xml"/><Relationship Id="rId55" Type="http://schemas.openxmlformats.org/officeDocument/2006/relationships/hyperlink" Target="https://www.csic.es/sites/www.csic.es/files/13febrero20017_exoesqueleto_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4F1AD715263B4E93A35364564B313A" ma:contentTypeVersion="8" ma:contentTypeDescription="Crear nuevo documento." ma:contentTypeScope="" ma:versionID="565b45bf9a246d8a7e623023172a4ff2">
  <xsd:schema xmlns:xsd="http://www.w3.org/2001/XMLSchema" xmlns:xs="http://www.w3.org/2001/XMLSchema" xmlns:p="http://schemas.microsoft.com/office/2006/metadata/properties" xmlns:ns1="http://schemas.microsoft.com/sharepoint/v3" xmlns:ns2="e337a7e1-795a-42f1-a192-3056b27ae08a" xmlns:ns3="00cdea3f-fd02-4faf-81e4-754f380301a3" targetNamespace="http://schemas.microsoft.com/office/2006/metadata/properties" ma:root="true" ma:fieldsID="8186675eaa53880b080111619d5c96c5" ns1:_="" ns2:_="" ns3:_="">
    <xsd:import namespace="http://schemas.microsoft.com/sharepoint/v3"/>
    <xsd:import namespace="e337a7e1-795a-42f1-a192-3056b27ae08a"/>
    <xsd:import namespace="00cdea3f-fd02-4faf-81e4-754f380301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Propiedades de la Directiva de cumplimiento unificado" ma:hidden="true" ma:internalName="_ip_UnifiedCompliancePolicyProperties">
      <xsd:simpleType>
        <xsd:restriction base="dms:Note"/>
      </xsd:simpleType>
    </xsd:element>
    <xsd:element name="_ip_UnifiedCompliancePolicyUIAction" ma:index="12"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37a7e1-795a-42f1-a192-3056b27ae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cdea3f-fd02-4faf-81e4-754f380301a3"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00cdea3f-fd02-4faf-81e4-754f380301a3">
      <UserInfo>
        <DisplayName>Integrantes de la TFG-TFM RUBEN NIETO CAPUCHINO</DisplayName>
        <AccountId>20</AccountId>
        <AccountType/>
      </UserInfo>
    </SharedWithUsers>
  </documentManagement>
</p:properties>
</file>

<file path=customXml/itemProps1.xml><?xml version="1.0" encoding="utf-8"?>
<ds:datastoreItem xmlns:ds="http://schemas.openxmlformats.org/officeDocument/2006/customXml" ds:itemID="{C03359D2-E02A-4C63-A021-9282ED91E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337a7e1-795a-42f1-a192-3056b27ae08a"/>
    <ds:schemaRef ds:uri="00cdea3f-fd02-4faf-81e4-754f380301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3.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customXml/itemProps4.xml><?xml version="1.0" encoding="utf-8"?>
<ds:datastoreItem xmlns:ds="http://schemas.openxmlformats.org/officeDocument/2006/customXml" ds:itemID="{8EC7EF3A-0A0E-4A5C-9BEF-5309565B906C}">
  <ds:schemaRefs>
    <ds:schemaRef ds:uri="http://schemas.microsoft.com/office/2006/metadata/properties"/>
    <ds:schemaRef ds:uri="http://schemas.microsoft.com/office/infopath/2007/PartnerControls"/>
    <ds:schemaRef ds:uri="http://schemas.microsoft.com/sharepoint/v3"/>
    <ds:schemaRef ds:uri="00cdea3f-fd02-4faf-81e4-754f380301a3"/>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58</Pages>
  <Words>14705</Words>
  <Characters>80881</Characters>
  <Application>Microsoft Office Word</Application>
  <DocSecurity>0</DocSecurity>
  <Lines>674</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3</cp:revision>
  <dcterms:created xsi:type="dcterms:W3CDTF">2024-02-27T16:42:00Z</dcterms:created>
  <dcterms:modified xsi:type="dcterms:W3CDTF">2024-02-27T16:44:00Z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0x010100954F1AD715263B4E93A35364564B313A</vt:lpwstr>
  </property>
</Properties>
</file>